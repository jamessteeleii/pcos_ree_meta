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after="0"/>
      </w:pPr>
      <w:r>
        <w:rPr>
          <w:rFonts w:ascii="Times New Roman" w:hAnsi="Times New Roman" w:eastAsia="Times New Roman"/>
          <w:sz w:val="24"/>
        </w:rPr>
        <w:t xml:space="preserve">Resting energy expenditure of women with and without polyendocrine metabolic ovarian syndrome: a systematic review and meta-analysis</w:t>
      </w:r>
    </w:p>
    <w:p>
      <w:pPr>
        <w:pStyle w:val="Author"/>
        <w:spacing w:line="480" w:lineRule="auto" w:after="0"/>
      </w:pPr>
      <w:r>
        <w:rPr>
          <w:rFonts w:ascii="Times New Roman" w:hAnsi="Times New Roman" w:eastAsia="Times New Roman"/>
          <w:sz w:val="24"/>
        </w:rPr>
        <w:t xml:space="preserve">Richard Kirwan</w:t>
      </w:r>
      <w:r>
        <w:rPr>
          <w:rFonts w:ascii="Times New Roman" w:hAnsi="Times New Roman" w:eastAsia="Times New Roman"/>
          <w:sz w:val="24"/>
          <w:vertAlign w:val="superscript"/>
        </w:rPr>
        <w:t>1</w:t>
      </w:r>
    </w:p>
    <w:p>
      <w:pPr>
        <w:pStyle w:val="Author"/>
        <w:spacing w:line="480" w:lineRule="auto" w:after="0"/>
      </w:pPr>
      <w:r>
        <w:rPr>
          <w:rFonts w:ascii="Times New Roman" w:hAnsi="Times New Roman" w:eastAsia="Times New Roman"/>
          <w:sz w:val="24"/>
        </w:rPr>
        <w:t xml:space="preserve">Leigh Peele</w:t>
      </w:r>
      <w:r>
        <w:rPr>
          <w:rFonts w:ascii="Times New Roman" w:hAnsi="Times New Roman" w:eastAsia="Times New Roman"/>
          <w:sz w:val="24"/>
          <w:vertAlign w:val="superscript"/>
        </w:rPr>
        <w:t>2</w:t>
      </w:r>
    </w:p>
    <w:p>
      <w:pPr>
        <w:pStyle w:val="Author"/>
        <w:spacing w:line="480" w:lineRule="auto" w:after="0"/>
      </w:pPr>
      <w:r>
        <w:rPr>
          <w:rFonts w:ascii="Times New Roman" w:hAnsi="Times New Roman" w:eastAsia="Times New Roman"/>
          <w:sz w:val="24"/>
        </w:rPr>
        <w:t xml:space="preserve">Gregory Nuckols</w:t>
      </w:r>
      <w:r>
        <w:rPr>
          <w:rFonts w:ascii="Times New Roman" w:hAnsi="Times New Roman" w:eastAsia="Times New Roman"/>
          <w:sz w:val="24"/>
          <w:vertAlign w:val="superscript"/>
        </w:rPr>
        <w:t>2</w:t>
      </w:r>
    </w:p>
    <w:p>
      <w:pPr>
        <w:pStyle w:val="Author"/>
        <w:spacing w:line="480" w:lineRule="auto" w:after="0"/>
      </w:pPr>
      <w:r>
        <w:rPr>
          <w:rFonts w:ascii="Times New Roman" w:hAnsi="Times New Roman" w:eastAsia="Times New Roman"/>
          <w:sz w:val="24"/>
        </w:rPr>
        <w:t xml:space="preserve">Georgia Kohlhoff</w:t>
      </w:r>
      <w:r>
        <w:rPr>
          <w:rFonts w:ascii="Times New Roman" w:hAnsi="Times New Roman" w:eastAsia="Times New Roman"/>
          <w:sz w:val="24"/>
          <w:vertAlign w:val="superscript"/>
        </w:rPr>
        <w:t>3</w:t>
      </w:r>
    </w:p>
    <w:p>
      <w:pPr>
        <w:pStyle w:val="Author"/>
        <w:spacing w:line="480" w:lineRule="auto" w:after="0"/>
      </w:pPr>
      <w:r>
        <w:rPr>
          <w:rFonts w:ascii="Times New Roman" w:hAnsi="Times New Roman" w:eastAsia="Times New Roman"/>
          <w:sz w:val="24"/>
        </w:rPr>
        <w:t xml:space="preserve">Hannah Cabré</w:t>
      </w:r>
      <w:r>
        <w:rPr>
          <w:rFonts w:ascii="Times New Roman" w:hAnsi="Times New Roman" w:eastAsia="Times New Roman"/>
          <w:sz w:val="24"/>
          <w:vertAlign w:val="superscript"/>
        </w:rPr>
        <w:t>4</w:t>
      </w:r>
    </w:p>
    <w:p>
      <w:pPr>
        <w:pStyle w:val="Author"/>
        <w:spacing w:line="480" w:lineRule="auto" w:after="0"/>
      </w:pPr>
      <w:r>
        <w:rPr>
          <w:rFonts w:ascii="Times New Roman" w:hAnsi="Times New Roman" w:eastAsia="Times New Roman"/>
          <w:sz w:val="24"/>
        </w:rPr>
        <w:t xml:space="preserve">Alyssa Olenick</w:t>
      </w:r>
      <w:r>
        <w:rPr>
          <w:rFonts w:ascii="Times New Roman" w:hAnsi="Times New Roman" w:eastAsia="Times New Roman"/>
          <w:sz w:val="24"/>
          <w:vertAlign w:val="superscript"/>
        </w:rPr>
        <w:t>5</w:t>
      </w:r>
    </w:p>
    <w:p>
      <w:pPr>
        <w:pStyle w:val="Author"/>
        <w:spacing w:line="480" w:lineRule="auto" w:after="0"/>
      </w:pPr>
      <w:r>
        <w:rPr>
          <w:rFonts w:ascii="Times New Roman" w:hAnsi="Times New Roman" w:eastAsia="Times New Roman"/>
          <w:sz w:val="24"/>
        </w:rPr>
        <w:t xml:space="preserve">James Steele</w:t>
      </w:r>
      <w:r>
        <w:rPr>
          <w:rFonts w:ascii="Times New Roman" w:hAnsi="Times New Roman" w:eastAsia="Times New Roman"/>
          <w:sz w:val="24"/>
          <w:vertAlign w:val="superscript"/>
        </w:rPr>
        <w:t>2, 6, 7</w:t>
      </w:r>
    </w:p>
    <w:p>
      <w:pPr>
        <w:spacing w:line="480" w:lineRule="auto" w:after="0"/>
      </w:pPr>
      <w:r>
        <w:rPr>
          <w:rFonts w:ascii="Times New Roman" w:hAnsi="Times New Roman" w:eastAsia="Times New Roman"/>
          <w:sz w:val="24"/>
        </w:rPr>
        <w:t>1 Research Institute for Sports and Exercise Sciences, Liverpool John Moores University, Liverpool, UK</w:t>
      </w:r>
    </w:p>
    <w:p>
      <w:pPr>
        <w:spacing w:line="480" w:lineRule="auto" w:after="0"/>
      </w:pPr>
      <w:r>
        <w:rPr>
          <w:rFonts w:ascii="Times New Roman" w:hAnsi="Times New Roman" w:eastAsia="Times New Roman"/>
          <w:sz w:val="24"/>
        </w:rPr>
        <w:t>2 MacroFactor, Stronger by Science Technologies LLC, Raleigh, North Carolina, USA</w:t>
      </w:r>
    </w:p>
    <w:p>
      <w:pPr>
        <w:spacing w:line="480" w:lineRule="auto" w:after="0"/>
      </w:pPr>
      <w:r>
        <w:rPr>
          <w:rFonts w:ascii="Times New Roman" w:hAnsi="Times New Roman" w:eastAsia="Times New Roman"/>
          <w:sz w:val="24"/>
        </w:rPr>
        <w:t>3 Flourishing Health, Liverpool, UK</w:t>
      </w:r>
    </w:p>
    <w:p>
      <w:pPr>
        <w:spacing w:line="480" w:lineRule="auto" w:after="0"/>
      </w:pPr>
      <w:r>
        <w:rPr>
          <w:rFonts w:ascii="Times New Roman" w:hAnsi="Times New Roman" w:eastAsia="Times New Roman"/>
          <w:sz w:val="24"/>
        </w:rPr>
        <w:t>4 Reproductive Endocrinology and Women’s Health Research Program, Pennington Biomedical Research Center, Baton Rouge, Louisiana, USA</w:t>
      </w:r>
    </w:p>
    <w:p>
      <w:pPr>
        <w:spacing w:line="480" w:lineRule="auto" w:after="0"/>
      </w:pPr>
      <w:r>
        <w:rPr>
          <w:rFonts w:ascii="Times New Roman" w:hAnsi="Times New Roman" w:eastAsia="Times New Roman"/>
          <w:sz w:val="24"/>
        </w:rPr>
        <w:t>5 Dr Alyssa Olenick LLC</w:t>
      </w:r>
    </w:p>
    <w:p>
      <w:pPr>
        <w:spacing w:line="480" w:lineRule="auto" w:after="0"/>
      </w:pPr>
      <w:r>
        <w:rPr>
          <w:rFonts w:ascii="Times New Roman" w:hAnsi="Times New Roman" w:eastAsia="Times New Roman"/>
          <w:sz w:val="24"/>
        </w:rPr>
        <w:t>6 Steele Research Limited, Eastleigh, Hampshire, UK</w:t>
      </w:r>
    </w:p>
    <w:p>
      <w:pPr>
        <w:spacing w:line="480" w:lineRule="auto" w:after="0"/>
      </w:pPr>
      <w:r>
        <w:rPr>
          <w:rFonts w:ascii="Times New Roman" w:hAnsi="Times New Roman" w:eastAsia="Times New Roman"/>
          <w:sz w:val="24"/>
        </w:rPr>
        <w:t>7 School of Health and Biomedical Sciences, Royal Melbourne Institute of Technology, Melbourne, VIC, Australia</w:t>
      </w:r>
    </w:p>
    <w:p>
      <w:pPr>
        <w:pStyle w:val="Date"/>
        <w:spacing w:line="480" w:lineRule="auto" w:after="0"/>
      </w:pPr>
      <w:r>
        <w:rPr>
          <w:rFonts w:ascii="Times New Roman" w:hAnsi="Times New Roman" w:eastAsia="Times New Roman"/>
          <w:sz w:val="24"/>
        </w:rPr>
        <w:t xml:space="preserve">October 5, 2026</w:t>
      </w:r>
    </w:p>
    <w:p>
      <w:pPr>
        <w:pStyle w:val="FirstParagraph"/>
        <w:spacing w:line="480" w:lineRule="auto" w:after="0"/>
      </w:pPr>
      <w:r>
        <w:rPr>
          <w:rFonts w:ascii="Times New Roman" w:hAnsi="Times New Roman" w:eastAsia="Times New Roman"/>
          <w:sz w:val="24"/>
        </w:rPr>
        <w:t xml:space="preserve">Corresponding author: (Email: james@steele-research.com; ORCID: 0000-0002-8003-0757) James Steele, Steele Research Limited, 2 Sydney Road, Eastleigh, Hampshire, SO50 6DJ, UK</w:t>
      </w:r>
    </w:p>
    <w:p>
      <w:pPr>
        <w:pStyle w:val="BodyText"/>
        <w:spacing w:line="480" w:lineRule="auto" w:after="0"/>
      </w:pPr>
      <w:r>
        <w:rPr>
          <w:rFonts w:ascii="Times New Roman" w:hAnsi="Times New Roman" w:eastAsia="Times New Roman"/>
          <w:sz w:val="24"/>
        </w:rPr>
        <w:t xml:space="preserve">Keywords: Polyendocrine metabolic ovarian syndrome, Polycystic ovary syndrome, Energy Metabolism, Resting Metabolic Rate, Basal Metabolism</w:t>
      </w:r>
    </w:p>
    <w:p>
      <w:pPr>
        <w:pStyle w:val="BodyText"/>
        <w:spacing w:line="480" w:lineRule="auto" w:after="0"/>
      </w:pPr>
      <w:r>
        <w:rPr>
          <w:rFonts w:ascii="Times New Roman" w:hAnsi="Times New Roman" w:eastAsia="Times New Roman"/>
          <w:sz w:val="24"/>
        </w:rPr>
        <w:t xml:space="preserve">Running Title: Resting energy expenditure in polyendocrine metabolic ovarian syndrome</w:t>
      </w:r>
    </w:p>
    <w:p>
      <w:pPr>
        <w:pStyle w:val="BodyText"/>
        <w:spacing w:line="480" w:lineRule="auto" w:after="0"/>
      </w:pPr>
      <w:r>
        <w:rPr>
          <w:rFonts w:ascii="Times New Roman" w:hAnsi="Times New Roman" w:eastAsia="Times New Roman"/>
          <w:sz w:val="24"/>
        </w:rPr>
        <w:t xml:space="preserve">Acknowledgements: The authors acknowledge the use of OpenAI ChatGPT/Codex (GPT-5.6 Sol; accessed September 2026) to assist with substantial editing and organisation of the revised manuscript, response to reviewers, technical documentation, and supplementary materials. The tool was used to generate the initial reviewer response document structure and to help audit consistency between the manuscript, analytical code, tables, figures, and reported results. All AI-assisted suggestions were critically reviewed, revised, and approved by the authors, who retained intellectual control over the work and take full responsibility for its accuracy and integrity.</w:t>
      </w:r>
    </w:p>
    <w:p>
      <w:pPr>
        <w:spacing w:line="480" w:lineRule="auto" w:after="0"/>
      </w:pPr>
      <w:r>
        <w:rPr>
          <w:rFonts w:ascii="Times New Roman" w:hAnsi="Times New Roman" w:eastAsia="Times New Roman"/>
          <w:sz w:val="24"/>
        </w:rPr>
        <w:br w:type="page"/>
      </w:r>
    </w:p>
    <w:bookmarkStart w:id="10" w:name="Xeb45011cc1c44d78d07b6e55e5eaa5dfd44f28a"/>
    <w:p>
      <w:pPr>
        <w:pStyle w:val="Heading2"/>
        <w:spacing w:line="480" w:lineRule="auto" w:after="0"/>
      </w:pPr>
      <w:r>
        <w:rPr>
          <w:rFonts w:ascii="Times New Roman" w:hAnsi="Times New Roman" w:eastAsia="Times New Roman"/>
          <w:sz w:val="24"/>
        </w:rPr>
        <w:t xml:space="preserve">Financial Disclosures/Conflicts of Interest</w:t>
      </w:r>
    </w:p>
    <w:p>
      <w:pPr>
        <w:pStyle w:val="FirstParagraph"/>
        <w:spacing w:line="480" w:lineRule="auto" w:after="0"/>
      </w:pPr>
      <w:r>
        <w:rPr>
          <w:rFonts w:ascii="Times New Roman" w:hAnsi="Times New Roman" w:eastAsia="Times New Roman"/>
          <w:sz w:val="24"/>
        </w:rPr>
        <w:t xml:space="preserve">Richard Kirwan provides nutrition consultancy through his company Be More Nutrition. Leigh Peele is employed by MacroFactor, a nutrition-tracking app. Gregory Nuckols is co-owner of MacroFactor. Georgia Kohlhoff provides nutrition consultancy through her company Flourishing Health. Hannah Cabré was supported by the National Institute of Diabetes and Digestive and Kidney Diseases of the National Institutes of Health under Award Number T32DK064584. Alyssa Olenick provides fitness coaching and scientific consulting under ALYSSA OLENICK LLC. She receives compensation from scientific consulting, speaking engagements, affiliated social media partnerships, and book publishing. James Steele provides research consultancy through his company Steele Research Limited, is currently contracted by MacroFactor and Kieser Australia through Steele Research Limited, and has also received travel expenses and honoraria for speaking from fit20 International, Exercise School Portugal, and Discover Strength.</w:t>
      </w:r>
      <w:r>
        <w:rPr>
          <w:rFonts w:ascii="Times New Roman" w:hAnsi="Times New Roman" w:eastAsia="Times New Roman"/>
          <w:sz w:val="24"/>
        </w:rPr>
        <w:t xml:space="preserve"> </w:t>
      </w:r>
      <w:ins w:id="1" w:author="James Steele" w:date="2026-10-05T00:00:00Z">
        <w:r>
          <w:rPr>
            <w:rStyle w:val="Revision"/>
            <w:rFonts w:ascii="Times New Roman" w:hAnsi="Times New Roman" w:eastAsia="Times New Roman"/>
            <w:color w:val="FF0000"/>
            <w:sz w:val="24"/>
          </w:rPr>
          <w:t xml:space="preserve">A full declaration of interest for James Steele is available through his website (</w:t>
        </w:r>
      </w:ins>
      <w:hyperlink r:id="rId9">
        <w:ins w:id="2" w:author="James Steele" w:date="2026-10-05T00:00:00Z">
          <w:r>
            <w:rPr>
              <w:rStyle w:val="Revision"/>
            </w:rPr>
            <w:t xml:space="preserve">https://steele-research.com/declaration-of-interests/</w:t>
          </w:r>
        </w:ins>
      </w:hyperlink>
      <w:ins w:id="3" w:author="James Steele" w:date="2026-10-05T00:00:00Z">
        <w:r>
          <w:rPr>
            <w:rStyle w:val="Revision"/>
            <w:rFonts w:ascii="Times New Roman" w:hAnsi="Times New Roman" w:eastAsia="Times New Roman"/>
            <w:color w:val="FF0000"/>
            <w:sz w:val="24"/>
          </w:rPr>
          <w:t xml:space="preserve">).</w:t>
        </w:r>
      </w:ins>
    </w:p>
    <w:p>
      <w:pPr>
        <w:pStyle w:val="BodyText"/>
        <w:spacing w:line="480" w:lineRule="auto" w:after="0"/>
      </w:pPr>
      <w:r>
        <w:rPr>
          <w:rFonts w:ascii="Times New Roman" w:hAnsi="Times New Roman" w:eastAsia="Times New Roman"/>
          <w:sz w:val="24"/>
        </w:rPr>
        <w:t xml:space="preserve">The content is solely the responsibility of the authors and does not necessarily represent the official views of the National Institutes of Health or any other funding agencies or institutions noted above. The authors declare no other conflicts of interest related to the submitted work.</w:t>
      </w:r>
    </w:p>
    <w:p>
      <w:pPr>
        <w:spacing w:line="480" w:lineRule="auto" w:after="0"/>
      </w:pPr>
      <w:r>
        <w:rPr>
          <w:rFonts w:ascii="Times New Roman" w:hAnsi="Times New Roman" w:eastAsia="Times New Roman"/>
          <w:sz w:val="24"/>
        </w:rPr>
        <w:br w:type="page"/>
      </w:r>
    </w:p>
    <w:bookmarkEnd w:id="10"/>
    <w:bookmarkStart w:id="11" w:name="abstract"/>
    <w:p>
      <w:pPr>
        <w:pStyle w:val="Heading2"/>
        <w:spacing w:line="480" w:lineRule="auto" w:after="0"/>
      </w:pPr>
      <w:r>
        <w:rPr>
          <w:rFonts w:ascii="Times New Roman" w:hAnsi="Times New Roman" w:eastAsia="Times New Roman"/>
          <w:sz w:val="24"/>
        </w:rPr>
        <w:t xml:space="preserve">Abstract</w:t>
      </w:r>
    </w:p>
    <w:p>
      <w:pPr>
        <w:pStyle w:val="FirstParagraph"/>
        <w:spacing w:line="480" w:lineRule="auto" w:after="0"/>
      </w:pPr>
      <w:r>
        <w:rPr>
          <w:rFonts w:ascii="Times New Roman" w:hAnsi="Times New Roman" w:eastAsia="Times New Roman"/>
          <w:sz w:val="24"/>
        </w:rPr>
        <w:t xml:space="preserve">Context: Polyendocrine metabolic ovarian syndrome (PMOS; previously polycystic ovarian syndrome i.e., PCOS) is common in reproductive-age women, who often have higher BMI classification. This is assumed to stem from lower resting energy expenditure (REE), influencing lifestyle intervention guidelines. However, evidence for reduced REE in women with PMOS compared with those without is inconsistent. Objective: To systematically search and meta-analyse the existing literature to estimate and describe the difference in REE between women with and without PMOS.</w:t>
      </w:r>
      <w:r>
        <w:rPr>
          <w:rFonts w:ascii="Times New Roman" w:hAnsi="Times New Roman" w:eastAsia="Times New Roman"/>
          <w:sz w:val="24"/>
        </w:rPr>
        <w:t xml:space="preserve"> </w:t>
      </w:r>
      <w:ins w:id="4" w:author="James Steele" w:date="2026-10-05T00:00:00Z">
        <w:r>
          <w:rPr>
            <w:rStyle w:val="Revision"/>
            <w:rFonts w:ascii="Times New Roman" w:hAnsi="Times New Roman" w:eastAsia="Times New Roman"/>
            <w:color w:val="FF0000"/>
            <w:sz w:val="24"/>
          </w:rPr>
          <w:t xml:space="preserve">Data Sources: PubMed, MEDLINE/EBSCO, and Web of Science were searched for published research from January 1990 through May 2025, and the searches were updated through September 2026. The update identified no additional eligible studies.</w:t>
        </w:r>
      </w:ins>
      <w:r>
        <w:rPr>
          <w:rFonts w:ascii="Times New Roman" w:hAnsi="Times New Roman" w:eastAsia="Times New Roman"/>
          <w:sz w:val="24"/>
        </w:rPr>
        <w:t xml:space="preserve"> </w:t>
      </w:r>
      <w:r>
        <w:rPr>
          <w:rFonts w:ascii="Times New Roman" w:hAnsi="Times New Roman" w:eastAsia="Times New Roman"/>
          <w:sz w:val="24"/>
        </w:rPr>
        <w:t xml:space="preserve">Study Selection: Studies that measured REE in women living with PMOS, both with and without control arms of women without PMOS, were included. Data Extraction: Bibliometric, demographic, and REE data were extracted by one investigator and checked in triplicate. Data Synthesis: Thirteen studies were included in a Bayesian arm-based multiple condition comparison (i.e., network) type meta-analysis model with informative priors to compare both mean REE, and between-person variation in REE, between women with and without PMOS. Mean REE differed between groups by 31 kcal/day [95% quantile interval: -44 to 113 kcal/day] and the contrast ratio for between-person standard deviations was 0.98 [95% quantile interval: 0.71 to 1.32]. Conclusions: These findings indicate that REE does not meaningfully differ between women with and without PMOS. Group-level differences in resting energy expenditure are small, insignificant, or not physiologically relevant.</w:t>
      </w:r>
    </w:p>
    <w:p>
      <w:pPr>
        <w:spacing w:line="480" w:lineRule="auto" w:after="0"/>
      </w:pPr>
      <w:r>
        <w:rPr>
          <w:rFonts w:ascii="Times New Roman" w:hAnsi="Times New Roman" w:eastAsia="Times New Roman"/>
          <w:sz w:val="24"/>
        </w:rPr>
        <w:br w:type="page"/>
      </w:r>
    </w:p>
    <w:bookmarkEnd w:id="11"/>
    <w:bookmarkStart w:id="13" w:name="introduction"/>
    <w:p>
      <w:pPr>
        <w:pStyle w:val="Heading1"/>
        <w:spacing w:line="480" w:lineRule="auto" w:after="0"/>
      </w:pPr>
      <w:r>
        <w:rPr>
          <w:rFonts w:ascii="Times New Roman" w:hAnsi="Times New Roman" w:eastAsia="Times New Roman"/>
          <w:sz w:val="24"/>
        </w:rPr>
        <w:t xml:space="preserve">Introduction</w:t>
      </w:r>
    </w:p>
    <w:p>
      <w:pPr>
        <w:pStyle w:val="FirstParagraph"/>
        <w:spacing w:line="480" w:lineRule="auto" w:after="0"/>
      </w:pPr>
      <w:r>
        <w:rPr>
          <w:rFonts w:ascii="Times New Roman" w:hAnsi="Times New Roman" w:eastAsia="Times New Roman"/>
          <w:sz w:val="24"/>
        </w:rPr>
        <w:t xml:space="preserve">Polyendocrine metabolic ovarian syndrome (PMOS</w:t>
      </w:r>
      <w:r>
        <w:rPr>
          <w:rStyle w:val="FootnoteReference"/>
          <w:rFonts w:ascii="Times New Roman" w:hAnsi="Times New Roman" w:eastAsia="Times New Roman"/>
          <w:sz w:val="16"/>
          <w:szCs w:val="16"/>
          <w:vertAlign w:val="superscript"/>
        </w:rPr>
        <w:footnoteReference w:id="12"/>
      </w:r>
      <w:r>
        <w:rPr>
          <w:rFonts w:ascii="Times New Roman" w:hAnsi="Times New Roman" w:eastAsia="Times New Roman"/>
          <w:sz w:val="24"/>
        </w:rPr>
        <w:t xml:space="preserve">) affects approximately 10% of women of reproductive age worldwide, making it the most common endocrine disorder affecting this population</w:t>
      </w:r>
      <w:r>
        <w:rPr>
          <w:rFonts w:ascii="Times New Roman" w:hAnsi="Times New Roman" w:eastAsia="Times New Roman"/>
          <w:sz w:val="24"/>
          <w:vertAlign w:val="superscript"/>
        </w:rPr>
        <w:t xml:space="preserve">2</w:t>
      </w:r>
      <w:r>
        <w:rPr>
          <w:rFonts w:ascii="Times New Roman" w:hAnsi="Times New Roman" w:eastAsia="Times New Roman"/>
          <w:sz w:val="24"/>
        </w:rPr>
        <w:t xml:space="preserve">. Due to several factors including hyperandrogenism and alterations in insulin resistance, PMOS is believed to contribute to an increased risk of diabetes, metabolic syndrome and cardiovascular disease</w:t>
      </w:r>
      <w:r>
        <w:rPr>
          <w:rFonts w:ascii="Times New Roman" w:hAnsi="Times New Roman" w:eastAsia="Times New Roman"/>
          <w:sz w:val="24"/>
          <w:vertAlign w:val="superscript"/>
        </w:rPr>
        <w:t xml:space="preserve">3–7</w:t>
      </w:r>
      <w:r>
        <w:rPr>
          <w:rFonts w:ascii="Times New Roman" w:hAnsi="Times New Roman" w:eastAsia="Times New Roman"/>
          <w:sz w:val="24"/>
        </w:rPr>
        <w:t xml:space="preserve">, along with being a leading cause of anovulatory infertility in women</w:t>
      </w:r>
      <w:r>
        <w:rPr>
          <w:rFonts w:ascii="Times New Roman" w:hAnsi="Times New Roman" w:eastAsia="Times New Roman"/>
          <w:sz w:val="24"/>
          <w:vertAlign w:val="superscript"/>
        </w:rPr>
        <w:t xml:space="preserve">8</w:t>
      </w:r>
      <w:r>
        <w:rPr>
          <w:rFonts w:ascii="Times New Roman" w:hAnsi="Times New Roman" w:eastAsia="Times New Roman"/>
          <w:sz w:val="24"/>
        </w:rPr>
        <w:t xml:space="preserve">. Furthermore, epidemiological data has consistently demonstrated that women with PMOS are significantly more likely to suffer from overweight or obesity, compared to the general female population, with estimates ranging from 38% to 88% of PMOS patients falling into overweight or obese body mass index (BMI) categories</w:t>
      </w:r>
      <w:r>
        <w:rPr>
          <w:rFonts w:ascii="Times New Roman" w:hAnsi="Times New Roman" w:eastAsia="Times New Roman"/>
          <w:sz w:val="24"/>
          <w:vertAlign w:val="superscript"/>
        </w:rPr>
        <w:t xml:space="preserve">9,10</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The elevated incidence of overweight and obesity in PMOS is likely multifactorial with proposed mechanisms including blunted postprandial appetite hormone responses leading to reduced satiety and increased food cravings</w:t>
      </w:r>
      <w:r>
        <w:rPr>
          <w:rFonts w:ascii="Times New Roman" w:hAnsi="Times New Roman" w:eastAsia="Times New Roman"/>
          <w:sz w:val="24"/>
          <w:vertAlign w:val="superscript"/>
        </w:rPr>
        <w:t xml:space="preserve">11–13</w:t>
      </w:r>
      <w:r>
        <w:rPr>
          <w:rFonts w:ascii="Times New Roman" w:hAnsi="Times New Roman" w:eastAsia="Times New Roman"/>
          <w:sz w:val="24"/>
        </w:rPr>
        <w:t xml:space="preserve"> </w:t>
      </w:r>
      <w:r>
        <w:rPr>
          <w:rFonts w:ascii="Times New Roman" w:hAnsi="Times New Roman" w:eastAsia="Times New Roman"/>
          <w:sz w:val="24"/>
        </w:rPr>
        <w:t xml:space="preserve">and a reduced resting energy expenditure (REE)</w:t>
      </w:r>
      <w:r>
        <w:rPr>
          <w:rFonts w:ascii="Times New Roman" w:hAnsi="Times New Roman" w:eastAsia="Times New Roman"/>
          <w:sz w:val="24"/>
          <w:vertAlign w:val="superscript"/>
        </w:rPr>
        <w:t xml:space="preserve">14</w:t>
      </w:r>
      <w:r>
        <w:rPr>
          <w:rFonts w:ascii="Times New Roman" w:hAnsi="Times New Roman" w:eastAsia="Times New Roman"/>
          <w:sz w:val="24"/>
        </w:rPr>
        <w:t xml:space="preserve">. Indeed, the study from Georgopoulos et al.</w:t>
      </w:r>
      <w:r>
        <w:rPr>
          <w:rFonts w:ascii="Times New Roman" w:hAnsi="Times New Roman" w:eastAsia="Times New Roman"/>
          <w:sz w:val="24"/>
          <w:vertAlign w:val="superscript"/>
        </w:rPr>
        <w:t xml:space="preserve">14</w:t>
      </w:r>
      <w:r>
        <w:rPr>
          <w:rFonts w:ascii="Times New Roman" w:hAnsi="Times New Roman" w:eastAsia="Times New Roman"/>
          <w:sz w:val="24"/>
        </w:rPr>
        <w:t xml:space="preserve"> </w:t>
      </w:r>
      <w:r>
        <w:rPr>
          <w:rFonts w:ascii="Times New Roman" w:hAnsi="Times New Roman" w:eastAsia="Times New Roman"/>
          <w:sz w:val="24"/>
        </w:rPr>
        <w:t xml:space="preserve">examined REE in women with and without PMOS using indirect calorimetry and reported that resting energy expenditure was approximately 400 kcal/day lower in women with PMOS. Notably, they also reported that insulin resistance further reduced REE among women with PMOS, with insulin-resistant women exhibiting an additional reduction nearly 500 kcal per day compared to women with PMOS who were not insulin resistant</w:t>
      </w:r>
      <w:r>
        <w:rPr>
          <w:rFonts w:ascii="Times New Roman" w:hAnsi="Times New Roman" w:eastAsia="Times New Roman"/>
          <w:sz w:val="24"/>
          <w:vertAlign w:val="superscript"/>
        </w:rPr>
        <w:t xml:space="preserve">14</w:t>
      </w:r>
      <w:r>
        <w:rPr>
          <w:rFonts w:ascii="Times New Roman" w:hAnsi="Times New Roman" w:eastAsia="Times New Roman"/>
          <w:sz w:val="24"/>
        </w:rPr>
        <w:t xml:space="preserve">. Other studies similarly report lower REE in women with PMOS using indirect methods (such as prediction from bioelectrical impedance analysis or accelerometer physical activity data), also suggesting that factors including insulin resistance and BMI category influence REE in women with PMOS</w:t>
      </w:r>
      <w:r>
        <w:rPr>
          <w:rFonts w:ascii="Times New Roman" w:hAnsi="Times New Roman" w:eastAsia="Times New Roman"/>
          <w:sz w:val="24"/>
          <w:vertAlign w:val="superscript"/>
        </w:rPr>
        <w:t xml:space="preserve">15,16</w:t>
      </w:r>
      <w:r>
        <w:rPr>
          <w:rFonts w:ascii="Times New Roman" w:hAnsi="Times New Roman" w:eastAsia="Times New Roman"/>
          <w:sz w:val="24"/>
        </w:rPr>
        <w:t xml:space="preserve">. However, despite the widespread acceptance that women living with PMOS exhibit reduced REE based on studies such as these, other research has reported little to no difference in REE between women with and without PMOS</w:t>
      </w:r>
      <w:r>
        <w:rPr>
          <w:rFonts w:ascii="Times New Roman" w:hAnsi="Times New Roman" w:eastAsia="Times New Roman"/>
          <w:sz w:val="24"/>
          <w:vertAlign w:val="superscript"/>
        </w:rPr>
        <w:t xml:space="preserve">17–19</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The consequences of widespread acceptance that REE is substantially lower in women living with PMOS should not be underestimated, particularly in light of the aforementioned incidence of overweight and obesity in this population. Women with PMOS typically engage in more frequent weight-loss attempts than women without PMOS</w:t>
      </w:r>
      <w:r>
        <w:rPr>
          <w:rFonts w:ascii="Times New Roman" w:hAnsi="Times New Roman" w:eastAsia="Times New Roman"/>
          <w:sz w:val="24"/>
          <w:vertAlign w:val="superscript"/>
        </w:rPr>
        <w:t xml:space="preserve">20</w:t>
      </w:r>
      <w:r>
        <w:rPr>
          <w:rFonts w:ascii="Times New Roman" w:hAnsi="Times New Roman" w:eastAsia="Times New Roman"/>
          <w:sz w:val="24"/>
        </w:rPr>
        <w:t xml:space="preserve">. From a physiological perspective, if women with PMOS do exhibit a lower REE, this could imply a meaningful metabolic disadvantage that may influence dietary and nutritional guidance for weight management; for example, recommending a slightly more severe energy restriction to overcome the belief that they have a lower REE</w:t>
      </w:r>
      <w:r>
        <w:rPr>
          <w:rFonts w:ascii="Times New Roman" w:hAnsi="Times New Roman" w:eastAsia="Times New Roman"/>
          <w:sz w:val="24"/>
          <w:vertAlign w:val="superscript"/>
        </w:rPr>
        <w:t xml:space="preserve">21</w:t>
      </w:r>
      <w:r>
        <w:rPr>
          <w:rFonts w:ascii="Times New Roman" w:hAnsi="Times New Roman" w:eastAsia="Times New Roman"/>
          <w:sz w:val="24"/>
        </w:rPr>
        <w:t xml:space="preserve">. Recommendations such as this could influence the well documented prevalence of eating disorders in women with PMOS</w:t>
      </w:r>
      <w:r>
        <w:rPr>
          <w:rFonts w:ascii="Times New Roman" w:hAnsi="Times New Roman" w:eastAsia="Times New Roman"/>
          <w:sz w:val="24"/>
          <w:vertAlign w:val="superscript"/>
        </w:rPr>
        <w:t xml:space="preserve">22,23</w:t>
      </w:r>
      <w:r>
        <w:rPr>
          <w:rFonts w:ascii="Times New Roman" w:hAnsi="Times New Roman" w:eastAsia="Times New Roman"/>
          <w:sz w:val="24"/>
        </w:rPr>
        <w:t xml:space="preserve">. Contrastingly, belief in a “slower metabolism” could instead serve as a deterrent to energy restriction based weight-loss approaches for some women in line with typical general population recommendations that are also recognised as efficacious for improving PMOS symptoms</w:t>
      </w:r>
      <w:r>
        <w:rPr>
          <w:rFonts w:ascii="Times New Roman" w:hAnsi="Times New Roman" w:eastAsia="Times New Roman"/>
          <w:sz w:val="24"/>
          <w:vertAlign w:val="superscript"/>
        </w:rPr>
        <w:t xml:space="preserve">24,25</w:t>
      </w:r>
      <w:r>
        <w:rPr>
          <w:rFonts w:ascii="Times New Roman" w:hAnsi="Times New Roman" w:eastAsia="Times New Roman"/>
          <w:sz w:val="24"/>
        </w:rPr>
        <w:t xml:space="preserve"> </w:t>
      </w:r>
      <w:r>
        <w:rPr>
          <w:rFonts w:ascii="Times New Roman" w:hAnsi="Times New Roman" w:eastAsia="Times New Roman"/>
          <w:sz w:val="24"/>
        </w:rPr>
        <w:t xml:space="preserve">and are routinely recommended</w:t>
      </w:r>
      <w:r>
        <w:rPr>
          <w:rFonts w:ascii="Times New Roman" w:hAnsi="Times New Roman" w:eastAsia="Times New Roman"/>
          <w:sz w:val="24"/>
          <w:vertAlign w:val="superscript"/>
        </w:rPr>
        <w:t xml:space="preserve">26,27</w:t>
      </w:r>
      <w:r>
        <w:rPr>
          <w:rFonts w:ascii="Times New Roman" w:hAnsi="Times New Roman" w:eastAsia="Times New Roman"/>
          <w:sz w:val="24"/>
        </w:rPr>
        <w:t xml:space="preserve">. It has been well documented that women with PMOS already experience higher rates of anxiety, depression, and lower quality of life (QOL) as a result of negative body image and weight-related concerns</w:t>
      </w:r>
      <w:r>
        <w:rPr>
          <w:rFonts w:ascii="Times New Roman" w:hAnsi="Times New Roman" w:eastAsia="Times New Roman"/>
          <w:sz w:val="24"/>
          <w:vertAlign w:val="superscript"/>
        </w:rPr>
        <w:t xml:space="preserve">28–31</w:t>
      </w:r>
      <w:r>
        <w:rPr>
          <w:rFonts w:ascii="Times New Roman" w:hAnsi="Times New Roman" w:eastAsia="Times New Roman"/>
          <w:sz w:val="24"/>
        </w:rPr>
        <w:t xml:space="preserve">. Clarifying the relationship between REE and PMOS may therefore help guide more accurate clinical recommendations and empower both practitioners and women with PMOS.</w:t>
      </w:r>
    </w:p>
    <w:p>
      <w:pPr>
        <w:pStyle w:val="BodyText"/>
        <w:spacing w:line="480" w:lineRule="auto" w:after="0"/>
      </w:pPr>
      <w:r>
        <w:rPr>
          <w:rFonts w:ascii="Times New Roman" w:hAnsi="Times New Roman" w:eastAsia="Times New Roman"/>
          <w:sz w:val="24"/>
        </w:rPr>
        <w:t xml:space="preserve">A recent scoping review has highlighted the inconsistency in research examining energy expenditure in women with PMOS</w:t>
      </w:r>
      <w:r>
        <w:rPr>
          <w:rFonts w:ascii="Times New Roman" w:hAnsi="Times New Roman" w:eastAsia="Times New Roman"/>
          <w:sz w:val="24"/>
          <w:vertAlign w:val="superscript"/>
        </w:rPr>
        <w:t xml:space="preserve">32</w:t>
      </w:r>
      <w:r>
        <w:rPr>
          <w:rFonts w:ascii="Times New Roman" w:hAnsi="Times New Roman" w:eastAsia="Times New Roman"/>
          <w:sz w:val="24"/>
        </w:rPr>
        <w:t xml:space="preserve">. However, to our knowledge there have been no attempts to systematically review, and quantitatively synthesise via meta-analysis, studies of REE in women with, and without, PMOS. Therefore, to estimate and describe the magnitude of difference in REE between women with and without PMOS, we completed a systematic review and meta-analysis of studies reporting REE in these populations.</w:t>
      </w:r>
      <w:r>
        <w:rPr>
          <w:rFonts w:ascii="Times New Roman" w:hAnsi="Times New Roman" w:eastAsia="Times New Roman"/>
          <w:sz w:val="24"/>
        </w:rPr>
        <w:t xml:space="preserve"> </w:t>
      </w:r>
      <w:ins w:id="5" w:author="James Steele" w:date="2026-10-05T00:00:00Z">
        <w:r>
          <w:rPr>
            <w:rStyle w:val="Revision"/>
            <w:rFonts w:ascii="Times New Roman" w:hAnsi="Times New Roman" w:eastAsia="Times New Roman"/>
            <w:color w:val="FF0000"/>
            <w:sz w:val="24"/>
          </w:rPr>
          <w:t xml:space="preserve">Our primary aim was to estimate the difference in mean REE between women with and without PMOS. A secondary aim was to compare between-person variability in REE between the groups.</w:t>
        </w:r>
      </w:ins>
    </w:p>
    <w:bookmarkEnd w:id="13"/>
    <w:bookmarkStart w:id="24" w:name="materials-and-methods"/>
    <w:p>
      <w:pPr>
        <w:pStyle w:val="Heading1"/>
        <w:spacing w:line="480" w:lineRule="auto" w:after="0"/>
      </w:pPr>
      <w:r>
        <w:rPr>
          <w:rFonts w:ascii="Times New Roman" w:hAnsi="Times New Roman" w:eastAsia="Times New Roman"/>
          <w:sz w:val="24"/>
        </w:rPr>
        <w:t xml:space="preserve">Materials and Methods</w:t>
      </w:r>
    </w:p>
    <w:p>
      <w:pPr>
        <w:pStyle w:val="FirstParagraph"/>
        <w:spacing w:line="480" w:lineRule="auto" w:after="0"/>
      </w:pPr>
      <w:r>
        <w:rPr>
          <w:rFonts w:ascii="Times New Roman" w:hAnsi="Times New Roman" w:eastAsia="Times New Roman"/>
          <w:sz w:val="24"/>
        </w:rPr>
        <w:t xml:space="preserve">This systematic review and meta-analysis was pre-registered on PROSPERO (</w:t>
      </w:r>
      <w:hyperlink r:id="rId14">
        <w:r>
          <w:rPr>
            <w:rStyle w:val="Hyperlink"/>
          </w:rPr>
          <w:t xml:space="preserve">CRD42024601434</w:t>
        </w:r>
      </w:hyperlink>
      <w:r>
        <w:rPr>
          <w:rFonts w:ascii="Times New Roman" w:hAnsi="Times New Roman" w:eastAsia="Times New Roman"/>
          <w:sz w:val="24"/>
        </w:rPr>
        <w:t xml:space="preserve">) initially on the</w:t>
      </w:r>
      <w:r>
        <w:rPr>
          <w:rFonts w:ascii="Times New Roman" w:hAnsi="Times New Roman" w:eastAsia="Times New Roman"/>
          <w:sz w:val="24"/>
        </w:rPr>
        <w:t xml:space="preserve"> </w:t>
      </w:r>
      <m:oMath>
        <m:sSup>
          <m:e>
            <m:r>
              <m:t>3</m:t>
            </m:r>
          </m:e>
          <m:sup>
            <m:r>
              <m:t>r</m:t>
            </m:r>
            <m:r>
              <m:t>d</m:t>
            </m:r>
          </m:sup>
        </m:sSup>
      </m:oMath>
      <w:r>
        <w:rPr>
          <w:rFonts w:ascii="Times New Roman" w:hAnsi="Times New Roman" w:eastAsia="Times New Roman"/>
          <w:sz w:val="24"/>
        </w:rPr>
        <w:t xml:space="preserve"> </w:t>
      </w:r>
      <w:r>
        <w:rPr>
          <w:rFonts w:ascii="Times New Roman" w:hAnsi="Times New Roman" w:eastAsia="Times New Roman"/>
          <w:sz w:val="24"/>
        </w:rPr>
        <w:t xml:space="preserve">of December 2024 and performed in accordance with the Preferred Reporting Items for Systematic Reviews and Meta-Analyses (PRISMA) statement guidelines</w:t>
      </w:r>
      <w:r>
        <w:rPr>
          <w:rFonts w:ascii="Times New Roman" w:hAnsi="Times New Roman" w:eastAsia="Times New Roman"/>
          <w:sz w:val="24"/>
          <w:vertAlign w:val="superscript"/>
        </w:rPr>
        <w:t xml:space="preserve">33</w:t>
      </w:r>
      <w:r>
        <w:rPr>
          <w:rFonts w:ascii="Times New Roman" w:hAnsi="Times New Roman" w:eastAsia="Times New Roman"/>
          <w:sz w:val="24"/>
        </w:rPr>
        <w:t xml:space="preserve">.</w:t>
      </w:r>
      <w:r>
        <w:rPr>
          <w:rFonts w:ascii="Times New Roman" w:hAnsi="Times New Roman" w:eastAsia="Times New Roman"/>
          <w:sz w:val="24"/>
        </w:rPr>
        <w:t xml:space="preserve"> </w:t>
      </w:r>
      <w:ins w:id="6" w:author="James Steele" w:date="2026-10-05T00:00:00Z">
        <w:r>
          <w:rPr>
            <w:rStyle w:val="Revision"/>
            <w:rFonts w:ascii="Times New Roman" w:hAnsi="Times New Roman" w:eastAsia="Times New Roman"/>
            <w:color w:val="FF0000"/>
            <w:sz w:val="24"/>
          </w:rPr>
          <w:t xml:space="preserve">The updated PRISMA flow diagram reported below (Figure 1) was generated using a reproducible R script in the accompanying repository.</w:t>
        </w:r>
      </w:ins>
      <w:r>
        <w:rPr>
          <w:rFonts w:ascii="Times New Roman" w:hAnsi="Times New Roman" w:eastAsia="Times New Roman"/>
          <w:sz w:val="24"/>
        </w:rPr>
        <w:t xml:space="preserve"> </w:t>
      </w:r>
      <w:r>
        <w:rPr>
          <w:rFonts w:ascii="Times New Roman" w:hAnsi="Times New Roman" w:eastAsia="Times New Roman"/>
          <w:sz w:val="24"/>
        </w:rPr>
        <w:t xml:space="preserve">The primary aim of this review was to examine the descriptive question</w:t>
      </w:r>
      <w:r>
        <w:rPr>
          <w:rFonts w:ascii="Times New Roman" w:hAnsi="Times New Roman" w:eastAsia="Times New Roman"/>
          <w:sz w:val="24"/>
        </w:rPr>
        <w:t xml:space="preserve"> </w:t>
      </w:r>
      <w:r>
        <w:rPr>
          <w:rFonts w:ascii="Times New Roman" w:hAnsi="Times New Roman" w:eastAsia="Times New Roman"/>
          <w:sz w:val="24"/>
        </w:rPr>
        <w:t xml:space="preserve">“Does resting energy expenditure (REE) differ between women with and without polyendocrine metabolic ovarian syndrome (PMOS)?”</w:t>
      </w:r>
      <w:r>
        <w:rPr>
          <w:rFonts w:ascii="Times New Roman" w:hAnsi="Times New Roman" w:eastAsia="Times New Roman"/>
          <w:sz w:val="24"/>
        </w:rPr>
        <w:t xml:space="preserve">. We summarise and describe the studies in addition to quantitatively synthesising their results via meta-analysis.</w:t>
      </w:r>
    </w:p>
    <w:bookmarkStart w:id="15" w:name="search-strategy"/>
    <w:p>
      <w:pPr>
        <w:pStyle w:val="Heading2"/>
        <w:spacing w:line="480" w:lineRule="auto" w:after="0"/>
      </w:pPr>
      <w:r>
        <w:rPr>
          <w:rFonts w:ascii="Times New Roman" w:hAnsi="Times New Roman" w:eastAsia="Times New Roman"/>
          <w:sz w:val="24"/>
        </w:rPr>
        <w:t xml:space="preserve">Search Strategy</w:t>
      </w:r>
    </w:p>
    <w:p>
      <w:pPr>
        <w:pStyle w:val="FirstParagraph"/>
        <w:spacing w:line="480" w:lineRule="auto" w:after="0"/>
      </w:pPr>
      <w:r>
        <w:rPr>
          <w:rFonts w:ascii="Times New Roman" w:hAnsi="Times New Roman" w:eastAsia="Times New Roman"/>
          <w:sz w:val="24"/>
        </w:rPr>
        <w:t xml:space="preserve">PubMed, Web of Science, and MEDLINE</w:t>
      </w:r>
      <w:ins w:id="7" w:author="James Steele" w:date="2026-10-05T00:00:00Z">
        <w:r>
          <w:rPr>
            <w:rStyle w:val="Revision"/>
            <w:rFonts w:ascii="Times New Roman" w:hAnsi="Times New Roman" w:eastAsia="Times New Roman"/>
            <w:color w:val="FF0000"/>
            <w:sz w:val="24"/>
          </w:rPr>
          <w:t xml:space="preserve">/EBSCO</w:t>
        </w:r>
      </w:ins>
      <w:r>
        <w:rPr>
          <w:rFonts w:ascii="Times New Roman" w:hAnsi="Times New Roman" w:eastAsia="Times New Roman"/>
          <w:sz w:val="24"/>
        </w:rPr>
        <w:t xml:space="preserve"> </w:t>
      </w:r>
      <w:r>
        <w:rPr>
          <w:rFonts w:ascii="Times New Roman" w:hAnsi="Times New Roman" w:eastAsia="Times New Roman"/>
          <w:sz w:val="24"/>
        </w:rPr>
        <w:t xml:space="preserve">were searched using the following Boolean search string: ((</w:t>
      </w:r>
      <w:r>
        <w:rPr>
          <w:rFonts w:ascii="Times New Roman" w:hAnsi="Times New Roman" w:eastAsia="Times New Roman"/>
          <w:sz w:val="24"/>
        </w:rPr>
        <w:t xml:space="preserve">“Basal Metabolic Rate”</w:t>
      </w:r>
      <w:r>
        <w:rPr>
          <w:rFonts w:ascii="Times New Roman" w:hAnsi="Times New Roman" w:eastAsia="Times New Roman"/>
          <w:sz w:val="24"/>
        </w:rPr>
        <w:t xml:space="preserve">[MeSH] OR</w:t>
      </w:r>
      <w:r>
        <w:rPr>
          <w:rFonts w:ascii="Times New Roman" w:hAnsi="Times New Roman" w:eastAsia="Times New Roman"/>
          <w:sz w:val="24"/>
        </w:rPr>
        <w:t xml:space="preserve"> </w:t>
      </w:r>
      <w:r>
        <w:rPr>
          <w:rFonts w:ascii="Times New Roman" w:hAnsi="Times New Roman" w:eastAsia="Times New Roman"/>
          <w:sz w:val="24"/>
        </w:rPr>
        <w:t xml:space="preserve">“Energy Metabolism”</w:t>
      </w:r>
      <w:r>
        <w:rPr>
          <w:rFonts w:ascii="Times New Roman" w:hAnsi="Times New Roman" w:eastAsia="Times New Roman"/>
          <w:sz w:val="24"/>
        </w:rPr>
        <w:t xml:space="preserve">[MeSH] OR</w:t>
      </w:r>
      <w:r>
        <w:rPr>
          <w:rFonts w:ascii="Times New Roman" w:hAnsi="Times New Roman" w:eastAsia="Times New Roman"/>
          <w:sz w:val="24"/>
        </w:rPr>
        <w:t xml:space="preserve"> </w:t>
      </w:r>
      <w:r>
        <w:rPr>
          <w:rFonts w:ascii="Times New Roman" w:hAnsi="Times New Roman" w:eastAsia="Times New Roman"/>
          <w:sz w:val="24"/>
        </w:rPr>
        <w:t xml:space="preserve">“Resting Metabolic Rate”</w:t>
      </w:r>
      <w:r>
        <w:rPr>
          <w:rFonts w:ascii="Times New Roman" w:hAnsi="Times New Roman" w:eastAsia="Times New Roman"/>
          <w:sz w:val="24"/>
        </w:rPr>
        <w:t xml:space="preserve"> </w:t>
      </w:r>
      <w:r>
        <w:rPr>
          <w:rFonts w:ascii="Times New Roman" w:hAnsi="Times New Roman" w:eastAsia="Times New Roman"/>
          <w:sz w:val="24"/>
        </w:rPr>
        <w:t xml:space="preserve">OR RMR OR</w:t>
      </w:r>
      <w:r>
        <w:rPr>
          <w:rFonts w:ascii="Times New Roman" w:hAnsi="Times New Roman" w:eastAsia="Times New Roman"/>
          <w:sz w:val="24"/>
        </w:rPr>
        <w:t xml:space="preserve"> </w:t>
      </w:r>
      <w:r>
        <w:rPr>
          <w:rFonts w:ascii="Times New Roman" w:hAnsi="Times New Roman" w:eastAsia="Times New Roman"/>
          <w:sz w:val="24"/>
        </w:rPr>
        <w:t xml:space="preserve">“Resting Energy Expenditure”</w:t>
      </w:r>
      <w:r>
        <w:rPr>
          <w:rFonts w:ascii="Times New Roman" w:hAnsi="Times New Roman" w:eastAsia="Times New Roman"/>
          <w:sz w:val="24"/>
        </w:rPr>
        <w:t xml:space="preserve"> </w:t>
      </w:r>
      <w:r>
        <w:rPr>
          <w:rFonts w:ascii="Times New Roman" w:hAnsi="Times New Roman" w:eastAsia="Times New Roman"/>
          <w:sz w:val="24"/>
        </w:rPr>
        <w:t xml:space="preserve">OR REE OR</w:t>
      </w:r>
      <w:r>
        <w:rPr>
          <w:rFonts w:ascii="Times New Roman" w:hAnsi="Times New Roman" w:eastAsia="Times New Roman"/>
          <w:sz w:val="24"/>
        </w:rPr>
        <w:t xml:space="preserve"> </w:t>
      </w:r>
      <w:r>
        <w:rPr>
          <w:rFonts w:ascii="Times New Roman" w:hAnsi="Times New Roman" w:eastAsia="Times New Roman"/>
          <w:sz w:val="24"/>
        </w:rPr>
        <w:t xml:space="preserve">“Basal Metabolic Rate”</w:t>
      </w:r>
      <w:r>
        <w:rPr>
          <w:rFonts w:ascii="Times New Roman" w:hAnsi="Times New Roman" w:eastAsia="Times New Roman"/>
          <w:sz w:val="24"/>
        </w:rPr>
        <w:t xml:space="preserve"> </w:t>
      </w:r>
      <w:r>
        <w:rPr>
          <w:rFonts w:ascii="Times New Roman" w:hAnsi="Times New Roman" w:eastAsia="Times New Roman"/>
          <w:sz w:val="24"/>
        </w:rPr>
        <w:t xml:space="preserve">OR BMR OR</w:t>
      </w:r>
      <w:r>
        <w:rPr>
          <w:rFonts w:ascii="Times New Roman" w:hAnsi="Times New Roman" w:eastAsia="Times New Roman"/>
          <w:sz w:val="24"/>
        </w:rPr>
        <w:t xml:space="preserve"> </w:t>
      </w:r>
      <w:r>
        <w:rPr>
          <w:rFonts w:ascii="Times New Roman" w:hAnsi="Times New Roman" w:eastAsia="Times New Roman"/>
          <w:sz w:val="24"/>
        </w:rPr>
        <w:t xml:space="preserve">“resting energy”</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Fonts w:ascii="Times New Roman" w:hAnsi="Times New Roman" w:eastAsia="Times New Roman"/>
          <w:sz w:val="24"/>
        </w:rPr>
        <w:t xml:space="preserve">“basal energy expenditure”</w:t>
      </w:r>
      <w:r>
        <w:rPr>
          <w:rFonts w:ascii="Times New Roman" w:hAnsi="Times New Roman" w:eastAsia="Times New Roman"/>
          <w:sz w:val="24"/>
        </w:rPr>
        <w:t xml:space="preserve">) AND (</w:t>
      </w:r>
      <w:r>
        <w:rPr>
          <w:rFonts w:ascii="Times New Roman" w:hAnsi="Times New Roman" w:eastAsia="Times New Roman"/>
          <w:sz w:val="24"/>
        </w:rPr>
        <w:t xml:space="preserve">“Polycystic Ovary Syndrome”</w:t>
      </w:r>
      <w:r>
        <w:rPr>
          <w:rFonts w:ascii="Times New Roman" w:hAnsi="Times New Roman" w:eastAsia="Times New Roman"/>
          <w:sz w:val="24"/>
        </w:rPr>
        <w:t xml:space="preserve">[MeSH] OR</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 </w:t>
      </w:r>
      <w:r>
        <w:rPr>
          <w:rFonts w:ascii="Times New Roman" w:hAnsi="Times New Roman" w:eastAsia="Times New Roman"/>
          <w:sz w:val="24"/>
        </w:rPr>
        <w:t xml:space="preserve">OR PCOS OR</w:t>
      </w:r>
      <w:r>
        <w:rPr>
          <w:rFonts w:ascii="Times New Roman" w:hAnsi="Times New Roman" w:eastAsia="Times New Roman"/>
          <w:sz w:val="24"/>
        </w:rPr>
        <w:t xml:space="preserve"> </w:t>
      </w:r>
      <w:r>
        <w:rPr>
          <w:rFonts w:ascii="Times New Roman" w:hAnsi="Times New Roman" w:eastAsia="Times New Roman"/>
          <w:sz w:val="24"/>
        </w:rPr>
        <w:t xml:space="preserve">“Polycystic Ovarian Disease”</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Fonts w:ascii="Times New Roman" w:hAnsi="Times New Roman" w:eastAsia="Times New Roman"/>
          <w:sz w:val="24"/>
        </w:rPr>
        <w:t xml:space="preserve">“Stein-Leventhal Syndrome”</w:t>
      </w:r>
      <w:r>
        <w:rPr>
          <w:rFonts w:ascii="Times New Roman" w:hAnsi="Times New Roman" w:eastAsia="Times New Roman"/>
          <w:sz w:val="24"/>
        </w:rPr>
        <w:t xml:space="preserve">)).</w:t>
      </w:r>
      <w:r>
        <w:rPr>
          <w:rFonts w:ascii="Times New Roman" w:hAnsi="Times New Roman" w:eastAsia="Times New Roman"/>
          <w:sz w:val="24"/>
        </w:rPr>
        <w:t xml:space="preserve"> </w:t>
      </w:r>
      <w:ins w:id="8" w:author="James Steele" w:date="2026-10-05T00:00:00Z">
        <w:r>
          <w:rPr>
            <w:rStyle w:val="Revision"/>
            <w:rFonts w:ascii="Times New Roman" w:hAnsi="Times New Roman" w:eastAsia="Times New Roman"/>
            <w:color w:val="FF0000"/>
            <w:sz w:val="24"/>
          </w:rPr>
          <w:t xml:space="preserve">The initial search covered publications from January 1990 through May 2025. The searches were subsequently updated for the deliberately overlapping period January 2025 through September 2026 to ensure continuity at the boundary of the original search. The global consensus adopting</w:t>
        </w:r>
      </w:ins>
      <w:ins w:id="9" w:author="James Steele" w:date="2026-10-05T00:00:00Z">
        <w:r>
          <w:rPr>
            <w:rStyle w:val="Revision"/>
            <w:rFonts w:ascii="Times New Roman" w:hAnsi="Times New Roman" w:eastAsia="Times New Roman"/>
            <w:color w:val="FF0000"/>
            <w:sz w:val="24"/>
          </w:rPr>
          <w:t xml:space="preserve"> </w:t>
        </w:r>
      </w:ins>
      <w:ins w:id="10" w:author="James Steele" w:date="2026-10-05T00:00:00Z">
        <w:r>
          <w:rPr>
            <w:rStyle w:val="Revision"/>
            <w:rFonts w:ascii="Times New Roman" w:hAnsi="Times New Roman" w:eastAsia="Times New Roman"/>
            <w:color w:val="FF0000"/>
            <w:sz w:val="24"/>
          </w:rPr>
          <w:t xml:space="preserve">“Polyendocrine Metabolic Ovarian Syndrome”</w:t>
        </w:r>
      </w:ins>
      <w:ins w:id="11" w:author="James Steele" w:date="2026-10-05T00:00:00Z">
        <w:r>
          <w:rPr>
            <w:rStyle w:val="Revision"/>
            <w:rFonts w:ascii="Times New Roman" w:hAnsi="Times New Roman" w:eastAsia="Times New Roman"/>
            <w:color w:val="FF0000"/>
            <w:sz w:val="24"/>
          </w:rPr>
          <w:t xml:space="preserve"> </w:t>
        </w:r>
      </w:ins>
      <w:ins w:id="12" w:author="James Steele" w:date="2026-10-05T00:00:00Z">
        <w:r>
          <w:rPr>
            <w:rStyle w:val="Revision"/>
            <w:rFonts w:ascii="Times New Roman" w:hAnsi="Times New Roman" w:eastAsia="Times New Roman"/>
            <w:color w:val="FF0000"/>
            <w:sz w:val="24"/>
          </w:rPr>
          <w:t xml:space="preserve">(PMOS) was published only in June 2026, during the final months of the update</w:t>
        </w:r>
      </w:ins>
      <w:r>
        <w:rPr>
          <w:rFonts w:ascii="Times New Roman" w:hAnsi="Times New Roman" w:eastAsia="Times New Roman"/>
          <w:sz w:val="24"/>
          <w:vertAlign w:val="superscript"/>
        </w:rPr>
        <w:t xml:space="preserve">1</w:t>
      </w:r>
      <w:r>
        <w:rPr>
          <w:rFonts w:ascii="Times New Roman" w:hAnsi="Times New Roman" w:eastAsia="Times New Roman"/>
          <w:sz w:val="24"/>
        </w:rPr>
        <w:t xml:space="preserve">.</w:t>
      </w:r>
      <w:r>
        <w:rPr>
          <w:rFonts w:ascii="Times New Roman" w:hAnsi="Times New Roman" w:eastAsia="Times New Roman"/>
          <w:sz w:val="24"/>
        </w:rPr>
        <w:t xml:space="preserve"> </w:t>
      </w:r>
      <w:ins w:id="13" w:author="James Steele" w:date="2026-10-05T00:00:00Z">
        <w:r>
          <w:rPr>
            <w:rStyle w:val="Revision"/>
            <w:rFonts w:ascii="Times New Roman" w:hAnsi="Times New Roman" w:eastAsia="Times New Roman"/>
            <w:color w:val="FF0000"/>
            <w:sz w:val="24"/>
          </w:rPr>
          <w:t xml:space="preserve">For continuity with the original strategy and the terminology under which the historical literature was indexed, the updated strategy retained the reported PCOS terminology and did not add PMOS. The update identified 69 records: 38 in PubMed, 13 in Web of Science, and 18 in MEDLINE/EBSCO. Eight duplicate records, including records already captured by the original search, were removed, leaving 61 records for title screening. Fifty-nine were excluded at title screening and the remaining two were excluded after abstract screening. No reports proceeded to full-text retrieval and no additional eligible studies were identified; consequently, the included-study set and all analyses were unchanged.</w:t>
        </w:r>
      </w:ins>
      <w:r>
        <w:rPr>
          <w:rFonts w:ascii="Times New Roman" w:hAnsi="Times New Roman" w:eastAsia="Times New Roman"/>
          <w:sz w:val="24"/>
        </w:rPr>
        <w:t xml:space="preserve"> </w:t>
      </w:r>
      <w:r>
        <w:rPr>
          <w:rFonts w:ascii="Times New Roman" w:hAnsi="Times New Roman" w:eastAsia="Times New Roman"/>
          <w:sz w:val="24"/>
        </w:rPr>
        <w:t xml:space="preserve">Searches were limited to English-language articles, and Rayyan was used to manage the search and screening process. Two reviewers (RK and GK) independently screened all titles and abstracts against the predefined inclusion and exclusion criteria. Articles deemed potentially eligible by either reviewer were retrieved in full text. Full texts were then independently assessed by RK and LP to determine final eligibility. Any disagreements at either stage were resolved through discussion, and when consensus could not be reached, a third reviewer acted as an adjudicator.</w:t>
      </w:r>
    </w:p>
    <w:bookmarkEnd w:id="15"/>
    <w:bookmarkStart w:id="16" w:name="eligibility-criteria"/>
    <w:p>
      <w:pPr>
        <w:pStyle w:val="Heading2"/>
        <w:spacing w:line="480" w:lineRule="auto" w:after="0"/>
      </w:pPr>
      <w:r>
        <w:rPr>
          <w:rFonts w:ascii="Times New Roman" w:hAnsi="Times New Roman" w:eastAsia="Times New Roman"/>
          <w:sz w:val="24"/>
        </w:rPr>
        <w:t xml:space="preserve">Eligibility Criteria</w:t>
      </w:r>
    </w:p>
    <w:p>
      <w:pPr>
        <w:pStyle w:val="FirstParagraph"/>
        <w:spacing w:line="480" w:lineRule="auto" w:after="0"/>
      </w:pPr>
      <w:r>
        <w:rPr>
          <w:rFonts w:ascii="Times New Roman" w:hAnsi="Times New Roman" w:eastAsia="Times New Roman"/>
          <w:sz w:val="24"/>
        </w:rPr>
        <w:t xml:space="preserve">Studies were included in the systematic review if 1) participants were confirmed as women with PMOS between the ages of 18 to 65 years of age with or without insulin resistance; 2) participants were otherwise healthy (e.g., non-diabetic, no cardiovascular disease); 3) studies</w:t>
      </w:r>
      <w:r>
        <w:rPr>
          <w:rFonts w:ascii="Times New Roman" w:hAnsi="Times New Roman" w:eastAsia="Times New Roman"/>
          <w:sz w:val="24"/>
        </w:rPr>
        <w:t xml:space="preserve"> </w:t>
      </w:r>
      <w:ins w:id="14" w:author="James Steele" w:date="2026-10-05T00:00:00Z">
        <w:r>
          <w:rPr>
            <w:rStyle w:val="Revision"/>
            <w:rFonts w:ascii="Times New Roman" w:hAnsi="Times New Roman" w:eastAsia="Times New Roman"/>
            <w:color w:val="FF0000"/>
            <w:sz w:val="24"/>
          </w:rPr>
          <w:t xml:space="preserve">reported REE measured using any valid method, such as direct or indirect calorimetry or doubly labelled water</w:t>
        </w:r>
      </w:ins>
      <w:r>
        <w:rPr>
          <w:rFonts w:ascii="Times New Roman" w:hAnsi="Times New Roman" w:eastAsia="Times New Roman"/>
          <w:sz w:val="24"/>
        </w:rPr>
        <w:t xml:space="preserve">; and 4) trials were not retracted at the time of this analysis. Studies were excluded if they 1) used invalid or non-standard methods for measuring REE (e.g., predicted REE from body composition or accelerometer data); 2) were non-peer-reviewed journal articles (including grey literature sources such as conference abstracts, theses and dissertations); or 3) were secondary analyses with the same primary outcome data as another included study.</w:t>
      </w:r>
    </w:p>
    <w:p>
      <w:pPr>
        <w:pStyle w:val="BodyText"/>
        <w:spacing w:line="480" w:lineRule="auto" w:after="0"/>
      </w:pPr>
      <w:r>
        <w:rPr>
          <w:rFonts w:ascii="Times New Roman" w:hAnsi="Times New Roman" w:eastAsia="Times New Roman"/>
          <w:sz w:val="24"/>
        </w:rPr>
        <w:t xml:space="preserve">The condition being studied was PMOS and we included observational cross-sectional design studies, in addition to intervention studies where REE was reported for the population (and if present, the comparator i.e., women without PMOS) condition of interest. For clarity, studies of any design were included if they reported the REE using the methods indicated for a sample of adult women with PMOS and who were otherwise healthy. This included both studies with and without samples of healthy control women without PMOS. As detailed in the statistical analysis section below, a Bayesian model with informative priors based on normative data for REE in healthy women without PMOS was included to provide control information indirectly where this was missing. The use of such priors is an efficient tool for incorporating historical information on a particular population in a conservative manner</w:t>
      </w:r>
      <w:r>
        <w:rPr>
          <w:rFonts w:ascii="Times New Roman" w:hAnsi="Times New Roman" w:eastAsia="Times New Roman"/>
          <w:sz w:val="24"/>
          <w:vertAlign w:val="superscript"/>
        </w:rPr>
        <w:t xml:space="preserve">34</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Following the PICO framework our eligibility criteria can be defined as follows:</w:t>
      </w:r>
    </w:p>
    <w:p>
      <w:pPr>
        <w:pStyle w:val="Compact"/>
        <w:numPr>
          <w:ilvl w:val="0"/>
          <w:numId w:val="1001"/>
        </w:numPr>
        <w:spacing w:line="480" w:lineRule="auto" w:after="0"/>
      </w:pPr>
      <w:r>
        <w:rPr>
          <w:rFonts w:ascii="Times New Roman" w:hAnsi="Times New Roman" w:eastAsia="Times New Roman"/>
          <w:sz w:val="24"/>
        </w:rPr>
        <w:t xml:space="preserve">Population</w:t>
      </w:r>
    </w:p>
    <w:p>
      <w:pPr>
        <w:pStyle w:val="Compact"/>
        <w:numPr>
          <w:ilvl w:val="1"/>
          <w:numId w:val="1002"/>
        </w:numPr>
        <w:spacing w:line="480" w:lineRule="auto" w:after="0"/>
      </w:pPr>
      <w:r>
        <w:rPr>
          <w:rFonts w:ascii="Times New Roman" w:hAnsi="Times New Roman" w:eastAsia="Times New Roman"/>
          <w:sz w:val="24"/>
        </w:rPr>
        <w:t xml:space="preserve">Inclusion criteria:</w:t>
      </w:r>
    </w:p>
    <w:p>
      <w:pPr>
        <w:pStyle w:val="Compact"/>
        <w:numPr>
          <w:ilvl w:val="2"/>
          <w:numId w:val="1003"/>
        </w:numPr>
        <w:spacing w:line="480" w:lineRule="auto" w:after="0"/>
      </w:pPr>
      <w:r>
        <w:rPr>
          <w:rFonts w:ascii="Times New Roman" w:hAnsi="Times New Roman" w:eastAsia="Times New Roman"/>
          <w:sz w:val="24"/>
        </w:rPr>
        <w:t xml:space="preserve">Women</w:t>
      </w:r>
    </w:p>
    <w:p>
      <w:pPr>
        <w:pStyle w:val="Compact"/>
        <w:numPr>
          <w:ilvl w:val="2"/>
          <w:numId w:val="1003"/>
        </w:numPr>
        <w:spacing w:line="480" w:lineRule="auto" w:after="0"/>
      </w:pPr>
      <w:r>
        <w:rPr>
          <w:rFonts w:ascii="Times New Roman" w:hAnsi="Times New Roman" w:eastAsia="Times New Roman"/>
          <w:sz w:val="24"/>
        </w:rPr>
        <w:t xml:space="preserve">18-65 y</w:t>
      </w:r>
    </w:p>
    <w:p>
      <w:pPr>
        <w:pStyle w:val="Compact"/>
        <w:numPr>
          <w:ilvl w:val="2"/>
          <w:numId w:val="1003"/>
        </w:numPr>
        <w:spacing w:line="480" w:lineRule="auto" w:after="0"/>
      </w:pPr>
      <w:r>
        <w:rPr>
          <w:rFonts w:ascii="Times New Roman" w:hAnsi="Times New Roman" w:eastAsia="Times New Roman"/>
          <w:sz w:val="24"/>
        </w:rPr>
        <w:t xml:space="preserve">With or without insulin resistance (IR)</w:t>
      </w:r>
    </w:p>
    <w:p>
      <w:pPr>
        <w:pStyle w:val="Compact"/>
        <w:numPr>
          <w:ilvl w:val="0"/>
          <w:numId w:val="1001"/>
        </w:numPr>
        <w:spacing w:line="480" w:lineRule="auto" w:after="0"/>
      </w:pPr>
      <w:r>
        <w:rPr>
          <w:rFonts w:ascii="Times New Roman" w:hAnsi="Times New Roman" w:eastAsia="Times New Roman"/>
          <w:sz w:val="24"/>
        </w:rPr>
        <w:t xml:space="preserve">Intervention(s) or exposure(s)</w:t>
      </w:r>
    </w:p>
    <w:p>
      <w:pPr>
        <w:pStyle w:val="Compact"/>
        <w:numPr>
          <w:ilvl w:val="1"/>
          <w:numId w:val="1004"/>
        </w:numPr>
        <w:spacing w:line="480" w:lineRule="auto" w:after="0"/>
      </w:pPr>
      <w:r>
        <w:rPr>
          <w:rFonts w:ascii="Times New Roman" w:hAnsi="Times New Roman" w:eastAsia="Times New Roman"/>
          <w:sz w:val="24"/>
        </w:rPr>
        <w:t xml:space="preserve">Otherwise healthy women with PMOS</w:t>
      </w:r>
    </w:p>
    <w:p>
      <w:pPr>
        <w:pStyle w:val="Compact"/>
        <w:numPr>
          <w:ilvl w:val="0"/>
          <w:numId w:val="1001"/>
        </w:numPr>
        <w:spacing w:line="480" w:lineRule="auto" w:after="0"/>
      </w:pPr>
      <w:r>
        <w:rPr>
          <w:rFonts w:ascii="Times New Roman" w:hAnsi="Times New Roman" w:eastAsia="Times New Roman"/>
          <w:sz w:val="24"/>
        </w:rPr>
        <w:t xml:space="preserve">Comparator(s) or control(s)</w:t>
      </w:r>
    </w:p>
    <w:p>
      <w:pPr>
        <w:pStyle w:val="Compact"/>
        <w:numPr>
          <w:ilvl w:val="1"/>
          <w:numId w:val="1005"/>
        </w:numPr>
        <w:spacing w:line="480" w:lineRule="auto" w:after="0"/>
      </w:pPr>
      <w:r>
        <w:rPr>
          <w:rFonts w:ascii="Times New Roman" w:hAnsi="Times New Roman" w:eastAsia="Times New Roman"/>
          <w:sz w:val="24"/>
        </w:rPr>
        <w:t xml:space="preserve">Otherwise healthy control women without PMOS</w:t>
      </w:r>
    </w:p>
    <w:p>
      <w:pPr>
        <w:pStyle w:val="Compact"/>
        <w:numPr>
          <w:ilvl w:val="0"/>
          <w:numId w:val="1001"/>
        </w:numPr>
        <w:spacing w:line="480" w:lineRule="auto" w:after="0"/>
      </w:pPr>
      <w:r>
        <w:rPr>
          <w:rFonts w:ascii="Times New Roman" w:hAnsi="Times New Roman" w:eastAsia="Times New Roman"/>
          <w:sz w:val="24"/>
        </w:rPr>
        <w:t xml:space="preserve">Outcome</w:t>
      </w:r>
    </w:p>
    <w:p>
      <w:pPr>
        <w:pStyle w:val="Compact"/>
        <w:numPr>
          <w:ilvl w:val="1"/>
          <w:numId w:val="1006"/>
        </w:numPr>
        <w:spacing w:line="480" w:lineRule="auto" w:after="0"/>
      </w:pPr>
      <w:r>
        <w:rPr>
          <w:rFonts w:ascii="Times New Roman" w:hAnsi="Times New Roman" w:eastAsia="Times New Roman"/>
          <w:sz w:val="24"/>
        </w:rPr>
        <w:t xml:space="preserve">Inclusion criteria</w:t>
      </w:r>
    </w:p>
    <w:p>
      <w:pPr>
        <w:pStyle w:val="Compact"/>
        <w:numPr>
          <w:ilvl w:val="2"/>
          <w:numId w:val="1007"/>
        </w:numPr>
        <w:spacing w:line="480" w:lineRule="auto" w:after="0"/>
      </w:pPr>
      <w:r>
        <w:rPr>
          <w:rFonts w:ascii="Times New Roman" w:hAnsi="Times New Roman" w:eastAsia="Times New Roman"/>
          <w:sz w:val="24"/>
        </w:rPr>
        <w:t xml:space="preserve">Resting energy expenditure (REE) measured using any valid method including direct/indirect calorimetry, doubly labelled water.</w:t>
      </w:r>
    </w:p>
    <w:p>
      <w:pPr>
        <w:pStyle w:val="Compact"/>
        <w:numPr>
          <w:ilvl w:val="1"/>
          <w:numId w:val="1006"/>
        </w:numPr>
        <w:spacing w:line="480" w:lineRule="auto" w:after="0"/>
      </w:pPr>
      <w:r>
        <w:rPr>
          <w:rFonts w:ascii="Times New Roman" w:hAnsi="Times New Roman" w:eastAsia="Times New Roman"/>
          <w:sz w:val="24"/>
        </w:rPr>
        <w:t xml:space="preserve">Exclusion criteria:</w:t>
      </w:r>
    </w:p>
    <w:p>
      <w:pPr>
        <w:pStyle w:val="Compact"/>
        <w:numPr>
          <w:ilvl w:val="2"/>
          <w:numId w:val="1008"/>
        </w:numPr>
        <w:spacing w:line="480" w:lineRule="auto" w:after="0"/>
      </w:pPr>
      <w:r>
        <w:rPr>
          <w:rFonts w:ascii="Times New Roman" w:hAnsi="Times New Roman" w:eastAsia="Times New Roman"/>
          <w:sz w:val="24"/>
        </w:rPr>
        <w:t xml:space="preserve">Studies using invalid or non-standard methods for measuring REE (e.g., predicted REE from body composition or accelerometer data)</w:t>
      </w:r>
    </w:p>
    <w:bookmarkEnd w:id="16"/>
    <w:bookmarkStart w:id="18" w:name="data-extraction-selection-and-coding"/>
    <w:p>
      <w:pPr>
        <w:pStyle w:val="Heading2"/>
        <w:spacing w:line="480" w:lineRule="auto" w:after="0"/>
      </w:pPr>
      <w:r>
        <w:rPr>
          <w:rFonts w:ascii="Times New Roman" w:hAnsi="Times New Roman" w:eastAsia="Times New Roman"/>
          <w:sz w:val="24"/>
        </w:rPr>
        <w:t xml:space="preserve">Data extraction (selection and coding)</w:t>
      </w:r>
    </w:p>
    <w:p>
      <w:pPr>
        <w:pStyle w:val="FirstParagraph"/>
        <w:spacing w:line="480" w:lineRule="auto" w:after="0"/>
      </w:pPr>
      <w:r>
        <w:rPr>
          <w:rFonts w:ascii="Times New Roman" w:hAnsi="Times New Roman" w:eastAsia="Times New Roman"/>
          <w:sz w:val="24"/>
        </w:rPr>
        <w:t xml:space="preserve">Data were extracted by one investigator and checked in triplicate</w:t>
      </w:r>
      <w:r>
        <w:rPr>
          <w:rFonts w:ascii="Times New Roman" w:hAnsi="Times New Roman" w:eastAsia="Times New Roman"/>
          <w:sz w:val="24"/>
        </w:rPr>
        <w:t xml:space="preserve"> </w:t>
      </w:r>
      <w:ins w:id="15" w:author="James Steele" w:date="2026-10-05T00:00:00Z">
        <w:r>
          <w:rPr>
            <w:rStyle w:val="Revision"/>
            <w:rFonts w:ascii="Times New Roman" w:hAnsi="Times New Roman" w:eastAsia="Times New Roman"/>
            <w:color w:val="FF0000"/>
            <w:sz w:val="24"/>
          </w:rPr>
          <w:t xml:space="preserve">(i.e., were separately checked against the included studies three times by the investigator)</w:t>
        </w:r>
      </w:ins>
      <w:r>
        <w:rPr>
          <w:rFonts w:ascii="Times New Roman" w:hAnsi="Times New Roman" w:eastAsia="Times New Roman"/>
          <w:sz w:val="24"/>
        </w:rPr>
        <w:t xml:space="preserve">. No formal piloting of data extraction was performed but, given the number of identified studies was not overwhelmingly large, the process of triplicate extraction was used to develop and refine the Excel spreadsheet used for data extraction. Where there were any ambiguities or missing data that were required for our analysis, corresponding authors of the included articles were contacted to clarify or provide this information.</w:t>
      </w:r>
    </w:p>
    <w:p>
      <w:pPr>
        <w:pStyle w:val="BodyText"/>
        <w:spacing w:line="480" w:lineRule="auto" w:after="0"/>
      </w:pPr>
      <w:r>
        <w:rPr>
          <w:rFonts w:ascii="Times New Roman" w:hAnsi="Times New Roman" w:eastAsia="Times New Roman"/>
          <w:sz w:val="24"/>
        </w:rPr>
        <w:t xml:space="preserve">Bibliometric data including authors, journal, and article titles were extracted. Descriptive statistics for age, body mass, fat mass, fat-free mass, height, BMI, race, physical activity levels, country of investigation, information regarding glucose/insulin regulation and insulin resistance status (where available), diagnostic criteria for PMOS, and measurement method and device were extracted for each arm within each study in addition to sample size. Descriptive characteristics were then tabulated across studies for reporting. For each arm, and observation time point if multiple observations reported (e.g., before and after an intervention), depending on what was reported by the authors we extracted the means, medians, standard deviations, standard errors, lower and upper range values, and interquartile range for the unadjusted and/or body-mass-adjusted and/or fat-free-mass-adjusted REE values. Where REE values adjusted for body mass and/or fat-free mass were reported we used the reported body mass and/or fat-free mass mean values for that arm to convert them to unadjusted REE values (i.e., multiplied them by body mass and/or fat-free mass mean values). Where means and/or standard deviations were missing the latter were either calculated from standard errors and sample size, or both were estimated from lower and upper range, interquartile range, median, and sample size depending on the available information using the methods of Wan et al.</w:t>
      </w:r>
      <w:r>
        <w:rPr>
          <w:rFonts w:ascii="Times New Roman" w:hAnsi="Times New Roman" w:eastAsia="Times New Roman"/>
          <w:sz w:val="24"/>
          <w:vertAlign w:val="superscript"/>
        </w:rPr>
        <w:t xml:space="preserve">35</w:t>
      </w:r>
      <w:r>
        <w:rPr>
          <w:rFonts w:ascii="Times New Roman" w:hAnsi="Times New Roman" w:eastAsia="Times New Roman"/>
          <w:sz w:val="24"/>
        </w:rPr>
        <w:t xml:space="preserve">. Further, where missing, height, body mass, or BMI were estimated based on the reported means. All extracted REE values were converted to kcal/day. In</w:t>
      </w:r>
      <w:r>
        <w:rPr>
          <w:rFonts w:ascii="Times New Roman" w:hAnsi="Times New Roman" w:eastAsia="Times New Roman"/>
          <w:sz w:val="24"/>
        </w:rPr>
        <w:t xml:space="preserve"> </w:t>
      </w:r>
      <w:ins w:id="16" w:author="James Steele" w:date="2026-10-05T00:00:00Z">
        <w:r>
          <w:rPr>
            <w:rStyle w:val="Revision"/>
            <w:rFonts w:ascii="Times New Roman" w:hAnsi="Times New Roman" w:eastAsia="Times New Roman"/>
            <w:color w:val="FF0000"/>
            <w:sz w:val="24"/>
          </w:rPr>
          <w:t xml:space="preserve">only</w:t>
        </w:r>
      </w:ins>
      <w:r>
        <w:rPr>
          <w:rFonts w:ascii="Times New Roman" w:hAnsi="Times New Roman" w:eastAsia="Times New Roman"/>
          <w:sz w:val="24"/>
        </w:rPr>
        <w:t xml:space="preserve"> </w:t>
      </w:r>
      <w:r>
        <w:rPr>
          <w:rFonts w:ascii="Times New Roman" w:hAnsi="Times New Roman" w:eastAsia="Times New Roman"/>
          <w:sz w:val="24"/>
        </w:rPr>
        <w:t xml:space="preserve">one case</w:t>
      </w:r>
      <w:r>
        <w:rPr>
          <w:rFonts w:ascii="Times New Roman" w:hAnsi="Times New Roman" w:eastAsia="Times New Roman"/>
          <w:sz w:val="24"/>
          <w:vertAlign w:val="superscript"/>
        </w:rPr>
        <w:t xml:space="preserve">36</w:t>
      </w:r>
      <w:r>
        <w:rPr>
          <w:rFonts w:ascii="Times New Roman" w:hAnsi="Times New Roman" w:eastAsia="Times New Roman"/>
          <w:sz w:val="24"/>
        </w:rPr>
        <w:t xml:space="preserve"> </w:t>
      </w:r>
      <w:r>
        <w:rPr>
          <w:rFonts w:ascii="Times New Roman" w:hAnsi="Times New Roman" w:eastAsia="Times New Roman"/>
          <w:sz w:val="24"/>
        </w:rPr>
        <w:t xml:space="preserve">REE was reported relative to body mass and the unadjusted values were no longer available (confirmed by the authors). In this case, we used the mean body mass to estimate unadjusted REE.</w:t>
      </w:r>
    </w:p>
    <w:bookmarkStart w:id="17" w:name="studies-with-possible-reporting-errors"/>
    <w:p>
      <w:pPr>
        <w:pStyle w:val="Heading3"/>
        <w:spacing w:line="480" w:lineRule="auto" w:after="0"/>
      </w:pPr>
      <w:r>
        <w:rPr>
          <w:rFonts w:ascii="Times New Roman" w:hAnsi="Times New Roman" w:eastAsia="Times New Roman"/>
          <w:sz w:val="24"/>
        </w:rPr>
        <w:t xml:space="preserve">Studies with possible reporting errors</w:t>
      </w:r>
    </w:p>
    <w:p>
      <w:pPr>
        <w:pStyle w:val="FirstParagraph"/>
        <w:spacing w:line="480" w:lineRule="auto" w:after="0"/>
      </w:pPr>
      <w:r>
        <w:rPr>
          <w:rFonts w:ascii="Times New Roman" w:hAnsi="Times New Roman" w:eastAsia="Times New Roman"/>
          <w:sz w:val="24"/>
        </w:rPr>
        <w:t xml:space="preserve">During data extraction it was noted that several studies from the same lab/research group</w:t>
      </w:r>
      <w:r>
        <w:rPr>
          <w:rFonts w:ascii="Times New Roman" w:hAnsi="Times New Roman" w:eastAsia="Times New Roman"/>
          <w:sz w:val="24"/>
          <w:vertAlign w:val="superscript"/>
        </w:rPr>
        <w:t xml:space="preserve">14,37–39</w:t>
      </w:r>
      <w:r>
        <w:rPr>
          <w:rFonts w:ascii="Times New Roman" w:hAnsi="Times New Roman" w:eastAsia="Times New Roman"/>
          <w:sz w:val="24"/>
        </w:rPr>
        <w:t xml:space="preserve"> </w:t>
      </w:r>
      <w:r>
        <w:rPr>
          <w:rFonts w:ascii="Times New Roman" w:hAnsi="Times New Roman" w:eastAsia="Times New Roman"/>
          <w:sz w:val="24"/>
        </w:rPr>
        <w:t xml:space="preserve">contained a number of discrepancies that seemed to be possible reporting errors. These included, based on taking the authors’ results as written, standard errors that implied impossible or at least incredibly unlikely standard deviations, and discrepancies in sample size reporting throughout for most variables without explanation or where this was explained the sample sizes were discrepant with the text. Further, data were not reported for the healthy control women without PMOS in three of the studies</w:t>
      </w:r>
      <w:r>
        <w:rPr>
          <w:rFonts w:ascii="Times New Roman" w:hAnsi="Times New Roman" w:eastAsia="Times New Roman"/>
          <w:sz w:val="24"/>
          <w:vertAlign w:val="superscript"/>
        </w:rPr>
        <w:t xml:space="preserve">37–39</w:t>
      </w:r>
      <w:r>
        <w:rPr>
          <w:rFonts w:ascii="Times New Roman" w:hAnsi="Times New Roman" w:eastAsia="Times New Roman"/>
          <w:sz w:val="24"/>
        </w:rPr>
        <w:t xml:space="preserve">, and REE was reported as an</w:t>
      </w:r>
      <w:r>
        <w:rPr>
          <w:rFonts w:ascii="Times New Roman" w:hAnsi="Times New Roman" w:eastAsia="Times New Roman"/>
          <w:sz w:val="24"/>
        </w:rPr>
        <w:t xml:space="preserve"> </w:t>
      </w:r>
      <w:r>
        <w:rPr>
          <w:rFonts w:ascii="Times New Roman" w:hAnsi="Times New Roman" w:eastAsia="Times New Roman"/>
          <w:sz w:val="24"/>
        </w:rPr>
        <w:t xml:space="preserve">“adjusted”</w:t>
      </w:r>
      <w:r>
        <w:rPr>
          <w:rFonts w:ascii="Times New Roman" w:hAnsi="Times New Roman" w:eastAsia="Times New Roman"/>
          <w:sz w:val="24"/>
        </w:rPr>
        <w:t xml:space="preserve"> </w:t>
      </w:r>
      <w:r>
        <w:rPr>
          <w:rFonts w:ascii="Times New Roman" w:hAnsi="Times New Roman" w:eastAsia="Times New Roman"/>
          <w:sz w:val="24"/>
        </w:rPr>
        <w:t xml:space="preserve">value whereby</w:t>
      </w:r>
      <w:r>
        <w:rPr>
          <w:rFonts w:ascii="Times New Roman" w:hAnsi="Times New Roman" w:eastAsia="Times New Roman"/>
          <w:sz w:val="24"/>
        </w:rPr>
        <w:t xml:space="preserve"> </w:t>
      </w:r>
      <m:oMath>
        <m:sSub>
          <m:e>
            <m:r>
              <m:rPr>
                <m:nor/>
                <m:sty m:val="p"/>
              </m:rPr>
              <m:t>REE</m:t>
            </m:r>
          </m:e>
          <m:sub>
            <m:r>
              <m:t>a</m:t>
            </m:r>
            <m:r>
              <m:t>d</m:t>
            </m:r>
            <m:r>
              <m:t>j</m:t>
            </m:r>
            <m:r>
              <m:t>u</m:t>
            </m:r>
            <m:r>
              <m:t>s</m:t>
            </m:r>
            <m:r>
              <m:t>t</m:t>
            </m:r>
            <m:r>
              <m:t>e</m:t>
            </m:r>
            <m:r>
              <m:t>d</m:t>
            </m:r>
          </m:sub>
        </m:sSub>
        <m:r>
          <m:rPr>
            <m:sty m:val="p"/>
          </m:rPr>
          <m:t>=</m:t>
        </m:r>
        <m:sSub>
          <m:e>
            <m:r>
              <m:rPr>
                <m:nor/>
                <m:sty m:val="p"/>
              </m:rPr>
              <m:t>REE</m:t>
            </m:r>
          </m:e>
          <m:sub>
            <m:r>
              <m:t>g</m:t>
            </m:r>
            <m:r>
              <m:t>r</m:t>
            </m:r>
            <m:r>
              <m:t>o</m:t>
            </m:r>
            <m:r>
              <m:t>u</m:t>
            </m:r>
            <m:r>
              <m:t>p</m:t>
            </m:r>
            <m:r>
              <m:t>m</m:t>
            </m:r>
            <m:r>
              <m:t>e</m:t>
            </m:r>
            <m:r>
              <m:t>a</m:t>
            </m:r>
            <m:r>
              <m:t>n</m:t>
            </m:r>
          </m:sub>
        </m:sSub>
        <m:r>
          <m:rPr>
            <m:sty m:val="p"/>
          </m:rPr>
          <m:t>+</m:t>
        </m:r>
        <m:r>
          <m:rPr>
            <m:sty m:val="p"/>
          </m:rPr>
          <m:t>(</m:t>
        </m:r>
        <m:sSub>
          <m:e>
            <m:r>
              <m:rPr>
                <m:nor/>
                <m:sty m:val="p"/>
              </m:rPr>
              <m:t>REE</m:t>
            </m:r>
          </m:e>
          <m:sub>
            <m:r>
              <m:t>a</m:t>
            </m:r>
            <m:r>
              <m:t>d</m:t>
            </m:r>
            <m:r>
              <m:t>j</m:t>
            </m:r>
            <m:r>
              <m:t>u</m:t>
            </m:r>
            <m:r>
              <m:t>s</m:t>
            </m:r>
            <m:r>
              <m:t>t</m:t>
            </m:r>
            <m:r>
              <m:t>e</m:t>
            </m:r>
            <m:r>
              <m:t>d</m:t>
            </m:r>
          </m:sub>
        </m:sSub>
        <m:r>
          <m:rPr>
            <m:sty m:val="p"/>
          </m:rPr>
          <m:t>−</m:t>
        </m:r>
        <m:sSub>
          <m:e>
            <m:r>
              <m:rPr>
                <m:nor/>
                <m:sty m:val="p"/>
              </m:rPr>
              <m:t>REE</m:t>
            </m:r>
          </m:e>
          <m:sub>
            <m:r>
              <m:t>p</m:t>
            </m:r>
            <m:r>
              <m:t>r</m:t>
            </m:r>
            <m:r>
              <m:t>e</m:t>
            </m:r>
            <m:r>
              <m:t>d</m:t>
            </m:r>
            <m:r>
              <m:t>i</m:t>
            </m:r>
            <m:r>
              <m:t>c</m:t>
            </m:r>
            <m:r>
              <m:t>t</m:t>
            </m:r>
            <m:r>
              <m:t>e</m:t>
            </m:r>
            <m:r>
              <m:t>d</m:t>
            </m:r>
          </m:sub>
        </m:sSub>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and the</w:t>
      </w:r>
      <w:r>
        <w:rPr>
          <w:rFonts w:ascii="Times New Roman" w:hAnsi="Times New Roman" w:eastAsia="Times New Roman"/>
          <w:sz w:val="24"/>
        </w:rPr>
        <w:t xml:space="preserve"> </w:t>
      </w:r>
      <m:oMath>
        <m:sSub>
          <m:e>
            <m:r>
              <m:rPr>
                <m:nor/>
                <m:sty m:val="p"/>
              </m:rPr>
              <m:t>REE</m:t>
            </m:r>
          </m:e>
          <m:sub>
            <m:r>
              <m:t>p</m:t>
            </m:r>
            <m:r>
              <m:t>r</m:t>
            </m:r>
            <m:r>
              <m:t>e</m:t>
            </m:r>
            <m:r>
              <m:t>d</m:t>
            </m:r>
            <m:r>
              <m:t>i</m:t>
            </m:r>
            <m:r>
              <m:t>c</m:t>
            </m:r>
            <m:r>
              <m:t>t</m:t>
            </m:r>
            <m:r>
              <m:t>e</m:t>
            </m:r>
            <m:r>
              <m:t>d</m:t>
            </m:r>
          </m:sub>
        </m:sSub>
      </m:oMath>
      <w:r>
        <w:rPr>
          <w:rFonts w:ascii="Times New Roman" w:hAnsi="Times New Roman" w:eastAsia="Times New Roman"/>
          <w:sz w:val="24"/>
        </w:rPr>
        <w:t xml:space="preserve"> </w:t>
      </w:r>
      <w:r>
        <w:rPr>
          <w:rFonts w:ascii="Times New Roman" w:hAnsi="Times New Roman" w:eastAsia="Times New Roman"/>
          <w:sz w:val="24"/>
        </w:rPr>
        <w:t xml:space="preserve">was obtained by substituting the individual lean body mass, fat mass, gender, and age in the linear regression equation generated by the data of all patients. In correspondence with the senior author we were unable to clarify the reporting discrepancies as the person responsible for the data/results was no longer contactable. The original data were also no longer available, so we could not calculate the unadjusted REE.</w:t>
      </w:r>
    </w:p>
    <w:p>
      <w:pPr>
        <w:pStyle w:val="BodyText"/>
        <w:spacing w:line="480" w:lineRule="auto" w:after="0"/>
      </w:pPr>
      <w:r>
        <w:rPr>
          <w:rFonts w:ascii="Times New Roman" w:hAnsi="Times New Roman" w:eastAsia="Times New Roman"/>
          <w:sz w:val="24"/>
        </w:rPr>
        <w:t xml:space="preserve">Given these issues we decided to extract the results from these studies as reported and to conduct analyses both with and without their inclusion. Though not pre-registered, due to a lack of confidence in the reported results, we decided to include the analysis omitting these studies as our main models in the results reported below. The results of the analysis including them are reported in the sensitivity analysis section.</w:t>
      </w:r>
    </w:p>
    <w:bookmarkEnd w:id="17"/>
    <w:bookmarkEnd w:id="18"/>
    <w:bookmarkStart w:id="23" w:name="statistical-analysis"/>
    <w:p>
      <w:pPr>
        <w:pStyle w:val="Heading2"/>
        <w:spacing w:line="480" w:lineRule="auto" w:after="0"/>
      </w:pPr>
      <w:r>
        <w:rPr>
          <w:rFonts w:ascii="Times New Roman" w:hAnsi="Times New Roman" w:eastAsia="Times New Roman"/>
          <w:sz w:val="24"/>
        </w:rPr>
        <w:t xml:space="preserve">Statistical Analysis</w:t>
      </w:r>
    </w:p>
    <w:bookmarkStart w:id="21" w:name="analytical-overview"/>
    <w:p>
      <w:pPr>
        <w:pStyle w:val="Heading3"/>
        <w:spacing w:line="480" w:lineRule="auto" w:after="0"/>
      </w:pPr>
      <w:ins w:id="17" w:author="James Steele" w:date="2026-10-05T00:00:00Z">
        <w:r>
          <w:rPr>
            <w:rStyle w:val="Revision"/>
            <w:rFonts w:ascii="Times New Roman" w:hAnsi="Times New Roman" w:eastAsia="Times New Roman"/>
            <w:color w:val="FF0000"/>
            <w:sz w:val="24"/>
          </w:rPr>
          <w:t xml:space="preserve">Analytical overview</w:t>
        </w:r>
      </w:ins>
    </w:p>
    <w:p>
      <w:pPr>
        <w:pStyle w:val="FirstParagraph"/>
        <w:spacing w:line="480" w:lineRule="auto" w:after="0"/>
      </w:pPr>
      <w:ins w:id="18" w:author="James Steele" w:date="2026-10-05T00:00:00Z">
        <w:r>
          <w:rPr>
            <w:rStyle w:val="Revision"/>
            <w:rFonts w:ascii="Times New Roman" w:hAnsi="Times New Roman" w:eastAsia="Times New Roman"/>
            <w:color w:val="FF0000"/>
            <w:sz w:val="24"/>
          </w:rPr>
          <w:t xml:space="preserve">The primary analysis estimated the difference in mean resting energy expenditure (REE), expressed in kcal/day, between women with PMOS and women without PMOS. Positive values indicate higher mean REE in the PMOS group. We used the pre-registered Bayesian arm-based meta-analysis because some eligible studies included both groups, whereas others included only women with PMOS, and some studies contributed more than one REE measurement. Unlike a conventional pairwise meta-analysis, which can use only studies containing both groups, the arm-based approach allowed all eligible study arms to contribute information while accounting for the dependence between multiple estimates from the same study or research group.</w:t>
        </w:r>
      </w:ins>
    </w:p>
    <w:p>
      <w:pPr>
        <w:pStyle w:val="BodyText"/>
        <w:spacing w:line="480" w:lineRule="auto" w:after="0"/>
      </w:pPr>
      <w:ins w:id="19" w:author="James Steele" w:date="2026-10-05T00:00:00Z">
        <w:r>
          <w:rPr>
            <w:rStyle w:val="Revision"/>
            <w:rFonts w:ascii="Times New Roman" w:hAnsi="Times New Roman" w:eastAsia="Times New Roman"/>
            <w:color w:val="FF0000"/>
            <w:sz w:val="24"/>
          </w:rPr>
          <w:t xml:space="preserve">Information from large studies of REE in women without PMOS was used to define plausible values for the control population</w:t>
        </w:r>
      </w:ins>
      <w:ins w:id="20" w:author="James Steele" w:date="2026-10-05T00:00:00Z">
        <w:r>
          <w:rPr>
            <w:rStyle w:val="Revision"/>
            <w:rFonts w:ascii="Times New Roman" w:hAnsi="Times New Roman" w:eastAsia="Times New Roman"/>
            <w:color w:val="FF0000"/>
            <w:sz w:val="24"/>
            <w:vertAlign w:val="superscript"/>
          </w:rPr>
          <w:t xml:space="preserve">34,40</w:t>
        </w:r>
      </w:ins>
      <w:ins w:id="21" w:author="James Steele" w:date="2026-10-05T00:00:00Z">
        <w:r>
          <w:rPr>
            <w:rStyle w:val="Revision"/>
            <w:rFonts w:ascii="Times New Roman" w:hAnsi="Times New Roman" w:eastAsia="Times New Roman"/>
            <w:color w:val="FF0000"/>
            <w:sz w:val="24"/>
          </w:rPr>
          <w:t xml:space="preserve">. The prior distribution for the difference between groups was centred on no difference and allowed a wide range of values in either direction. The difference in mean REE was the primary estimand. As a secondary analysis, we compared between-person variability in REE using the ratio of the standard deviations in the PMOS and control groups; a ratio of 1 indicates similar variability.</w:t>
        </w:r>
      </w:ins>
    </w:p>
    <w:p>
      <w:pPr>
        <w:pStyle w:val="BodyText"/>
        <w:spacing w:line="480" w:lineRule="auto" w:after="0"/>
      </w:pPr>
      <w:ins w:id="22" w:author="James Steele" w:date="2026-10-05T00:00:00Z">
        <w:r>
          <w:rPr>
            <w:rStyle w:val="Revision"/>
            <w:rFonts w:ascii="Times New Roman" w:hAnsi="Times New Roman" w:eastAsia="Times New Roman"/>
            <w:color w:val="FF0000"/>
            <w:sz w:val="24"/>
          </w:rPr>
          <w:t xml:space="preserve">We summarised posterior distributions using their means and equal-tailed 95% quantile intervals (QI). The pre-registered sensitivity analysis was a pairwise meta-analysis restricted to studies that directly compared women with PMOS and controls at baseline. This analysis used weakly regularising priors and did not incorporate single-arm evidence or historical control information. Additional sensitivity analyses examined the effect of including four studies with unresolved reporting concerns and of restricting intervention studies to baseline measurements. Exploratory models examined adjustment for study-level mean BMI or fat-free mass. The complete model equations, prior distributions, deviations from the pre-registration, computational checks, post-processing procedures, and full results are reported in the</w:t>
        </w:r>
      </w:ins>
      <w:ins w:id="23" w:author="James Steele" w:date="2026-10-05T00:00:00Z">
        <w:r>
          <w:rPr>
            <w:rStyle w:val="Revision"/>
            <w:rFonts w:ascii="Times New Roman" w:hAnsi="Times New Roman" w:eastAsia="Times New Roman"/>
            <w:color w:val="FF0000"/>
            <w:sz w:val="24"/>
          </w:rPr>
          <w:t xml:space="preserve"> </w:t>
        </w:r>
      </w:ins>
      <w:hyperlink r:id="rId19">
        <w:r>
          <w:rPr>
            <w:rStyle w:val="Hyperlink"/>
          </w:rPr>
          <w:t xml:space="preserve">Supplementary Technical Analysis and Results</w:t>
        </w:r>
      </w:hyperlink>
      <w:ins w:id="24" w:author="James Steele" w:date="2026-10-05T00:00:00Z">
        <w:r>
          <w:rPr>
            <w:rStyle w:val="Revision"/>
            <w:rFonts w:ascii="Times New Roman" w:hAnsi="Times New Roman" w:eastAsia="Times New Roman"/>
            <w:color w:val="FF0000"/>
            <w:sz w:val="24"/>
          </w:rPr>
          <w:t xml:space="preserve">. All analysis code is available in the accompanying repository at</w:t>
        </w:r>
      </w:ins>
      <w:ins w:id="25" w:author="James Steele" w:date="2026-10-05T00:00:00Z">
        <w:r>
          <w:rPr>
            <w:rStyle w:val="Revision"/>
            <w:rFonts w:ascii="Times New Roman" w:hAnsi="Times New Roman" w:eastAsia="Times New Roman"/>
            <w:color w:val="FF0000"/>
            <w:sz w:val="24"/>
          </w:rPr>
          <w:t xml:space="preserve"> </w:t>
        </w:r>
      </w:ins>
      <w:hyperlink r:id="rId20">
        <w:r>
          <w:rPr>
            <w:rStyle w:val="Hyperlink"/>
          </w:rPr>
          <w:t xml:space="preserve">https://github.com/jamessteeleii/pcos_ree_meta</w:t>
        </w:r>
      </w:hyperlink>
      <w:ins w:id="26" w:author="James Steele" w:date="2026-10-05T00:00:00Z">
        <w:r>
          <w:rPr>
            <w:rStyle w:val="Revision"/>
            <w:rFonts w:ascii="Times New Roman" w:hAnsi="Times New Roman" w:eastAsia="Times New Roman"/>
            <w:color w:val="FF0000"/>
            <w:sz w:val="24"/>
          </w:rPr>
          <w:t xml:space="preserve">.</w:t>
        </w:r>
      </w:ins>
    </w:p>
    <w:bookmarkEnd w:id="21"/>
    <w:bookmarkStart w:id="22" w:name="X662c2d66dd1eda3268d2087202c966cd73b2601"/>
    <w:p>
      <w:pPr>
        <w:pStyle w:val="Heading3"/>
        <w:spacing w:line="480" w:lineRule="auto" w:after="0"/>
      </w:pPr>
      <w:ins w:id="27" w:author="James Steele" w:date="2026-10-05T00:00:00Z">
        <w:r>
          <w:rPr>
            <w:rStyle w:val="Revision"/>
            <w:rFonts w:ascii="Times New Roman" w:hAnsi="Times New Roman" w:eastAsia="Times New Roman"/>
            <w:color w:val="FF0000"/>
            <w:sz w:val="24"/>
          </w:rPr>
          <w:t xml:space="preserve">Use of generative artificial intelligence</w:t>
        </w:r>
      </w:ins>
    </w:p>
    <w:p>
      <w:pPr>
        <w:pStyle w:val="FirstParagraph"/>
        <w:spacing w:line="480" w:lineRule="auto" w:after="0"/>
      </w:pPr>
      <w:ins w:id="28" w:author="James Steele" w:date="2026-10-05T00:00:00Z">
        <w:r>
          <w:rPr>
            <w:rStyle w:val="Revision"/>
            <w:rFonts w:ascii="Times New Roman" w:hAnsi="Times New Roman" w:eastAsia="Times New Roman"/>
            <w:color w:val="FF0000"/>
            <w:sz w:val="24"/>
          </w:rPr>
          <w:t xml:space="preserve">OpenAI ChatGPT/Codex (GPT-5.6 Sol; accessed September 2026) was used as an author-directed computational assistant during a post-submission audit of the analysis code and reproducible workflow and in the development of the supplementary bibliometric analysis. The tool assisted with code review and development, identification of potential implementation errors that contradicted the pre-registered analysis plan, construction of automated validation checks, workflow documentation, and the organisation and classification of publicly available bibliometric and web-source information. All AI-assisted code and outputs were reviewed, revised, executed, and validated by JS against the preregistration, canonical source data, original publications and webpages, automated reproducibility checks, and model diagnostics. Final decisions concerning the data, methods, model specifications, analyses, source inclusion and classification, and interpretation were made by the authors. The computational audit resulted in minor changes to some reported numerical estimates but did not alter the review question, principal estimands, substantive interpretations, or conclusions. The bibliometric work informed only the ancillary descriptive account of the dissemination of included studies. No confidential or participant-level data were provided to the AI system.</w:t>
        </w:r>
      </w:ins>
    </w:p>
    <w:bookmarkEnd w:id="22"/>
    <w:bookmarkEnd w:id="23"/>
    <w:bookmarkEnd w:id="24"/>
    <w:bookmarkStart w:id="29" w:name="results"/>
    <w:p>
      <w:pPr>
        <w:pStyle w:val="Heading1"/>
        <w:spacing w:line="480" w:lineRule="auto" w:after="0"/>
      </w:pPr>
      <w:r>
        <w:rPr>
          <w:rFonts w:ascii="Times New Roman" w:hAnsi="Times New Roman" w:eastAsia="Times New Roman"/>
          <w:sz w:val="24"/>
        </w:rPr>
        <w:t xml:space="preserve">Results</w:t>
      </w:r>
    </w:p>
    <w:bookmarkStart w:id="26" w:name="included-studies"/>
    <w:p>
      <w:pPr>
        <w:pStyle w:val="Heading2"/>
        <w:spacing w:line="480" w:lineRule="auto" w:after="0"/>
      </w:pPr>
      <w:ins w:id="29" w:author="James Steele" w:date="2026-10-05T00:00:00Z">
        <w:r>
          <w:rPr>
            <w:rStyle w:val="Revision"/>
            <w:rFonts w:ascii="Times New Roman" w:hAnsi="Times New Roman" w:eastAsia="Times New Roman"/>
            <w:color w:val="FF0000"/>
            <w:sz w:val="24"/>
          </w:rPr>
          <w:t xml:space="preserve">Included studies</w:t>
        </w:r>
      </w:ins>
    </w:p>
    <w:p>
      <w:pPr>
        <w:pStyle w:val="FirstParagraph"/>
        <w:spacing w:line="480" w:lineRule="auto" w:after="0"/>
      </w:pPr>
      <w:ins w:id="30" w:author="James Steele" w:date="2026-10-05T00:00:00Z">
        <w:r>
          <w:rPr>
            <w:rStyle w:val="Revision"/>
            <w:rFonts w:ascii="Times New Roman" w:hAnsi="Times New Roman" w:eastAsia="Times New Roman"/>
            <w:color w:val="FF0000"/>
            <w:sz w:val="24"/>
          </w:rPr>
          <w:t xml:space="preserve">The systematic review identified 17 eligible studies.</w:t>
        </w:r>
      </w:ins>
      <w:ins w:id="31" w:author="James Steele" w:date="2026-10-05T00:00:00Z">
        <w:r>
          <w:rPr>
            <w:rStyle w:val="Revision"/>
            <w:rFonts w:ascii="Times New Roman" w:hAnsi="Times New Roman" w:eastAsia="Times New Roman"/>
            <w:color w:val="FF0000"/>
            <w:sz w:val="24"/>
          </w:rPr>
          <w:t xml:space="preserve"> </w:t>
        </w:r>
      </w:ins>
      <w:ins w:id="32" w:author="James Steele" w:date="2026-10-05T00:00:00Z">
        <w:r>
          <w:rPr>
            <w:rStyle w:val="Revision"/>
            <w:rFonts w:ascii="Times New Roman" w:hAnsi="Times New Roman" w:eastAsia="Times New Roman"/>
            <w:color w:val="FF0000"/>
            <w:sz w:val="24"/>
          </w:rPr>
          <w:t xml:space="preserve">The updated search through September 2026 identified no additional eligible studies, so the review and analysis populations were unchanged.</w:t>
        </w:r>
      </w:ins>
      <w:ins w:id="33" w:author="James Steele" w:date="2026-10-05T00:00:00Z">
        <w:r>
          <w:rPr>
            <w:rStyle w:val="Revision"/>
            <w:rFonts w:ascii="Times New Roman" w:hAnsi="Times New Roman" w:eastAsia="Times New Roman"/>
            <w:color w:val="FF0000"/>
            <w:sz w:val="24"/>
          </w:rPr>
          <w:t xml:space="preserve"> </w:t>
        </w:r>
      </w:ins>
      <w:ins w:id="34" w:author="James Steele" w:date="2026-10-05T00:00:00Z">
        <w:r>
          <w:rPr>
            <w:rStyle w:val="Revision"/>
            <w:rFonts w:ascii="Times New Roman" w:hAnsi="Times New Roman" w:eastAsia="Times New Roman"/>
            <w:color w:val="FF0000"/>
            <w:sz w:val="24"/>
          </w:rPr>
          <w:t xml:space="preserve">Four studies contained unresolved reporting concerns and were retained in the descriptive review but omitted from the primary analysis; they were reinstated in a sensitivity analysis. The primary analysis therefore included 13 studies, 24 arms (control: 9; PMOS: 15), and 918 participants at baseline. The flow from study identification to each synthesis is shown in Figure 1, and complete study characteristics are provided in the</w:t>
        </w:r>
      </w:ins>
      <w:ins w:id="35" w:author="James Steele" w:date="2026-10-05T00:00:00Z">
        <w:r>
          <w:rPr>
            <w:rStyle w:val="Revision"/>
            <w:rFonts w:ascii="Times New Roman" w:hAnsi="Times New Roman" w:eastAsia="Times New Roman"/>
            <w:color w:val="FF0000"/>
            <w:sz w:val="24"/>
          </w:rPr>
          <w:t xml:space="preserve"> </w:t>
        </w:r>
      </w:ins>
      <w:hyperlink r:id="rId25">
        <w:r>
          <w:rPr>
            <w:rStyle w:val="Hyperlink"/>
          </w:rPr>
          <w:t xml:space="preserve">online descriptive table</w:t>
        </w:r>
      </w:hyperlink>
      <w:ins w:id="36" w:author="James Steele" w:date="2026-10-05T00:00:00Z">
        <w:r>
          <w:rPr>
            <w:rStyle w:val="Revision"/>
            <w:rFonts w:ascii="Times New Roman" w:hAnsi="Times New Roman" w:eastAsia="Times New Roman"/>
            <w:color w:val="FF0000"/>
            <w:sz w:val="24"/>
          </w:rPr>
          <w:t xml:space="preserve">.</w:t>
        </w:r>
      </w:ins>
    </w:p>
    <w:p>
      <w:pPr>
        <w:pStyle w:val="BodyText"/>
        <w:spacing w:line="480" w:lineRule="auto" w:after="0"/>
      </w:pPr>
      <w:ins w:id="37" w:author="James Steele" w:date="2026-10-05T00:00:00Z">
        <w:r>
          <w:rPr>
            <w:rStyle w:val="Revision"/>
            <w:rFonts w:ascii="Times New Roman" w:hAnsi="Times New Roman" w:eastAsia="Times New Roman"/>
            <w:color w:val="FF0000"/>
            <w:sz w:val="24"/>
          </w:rPr>
          <w:t xml:space="preserve">All but one included study measured REE using indirect calorimetry; one used doubly labelled water. The women with PMOS represented in the available evidence were generally young, had a higher BMI than controls, and the groups with sufficient metabolic information were considered insulin resistant. The applicability of the findings to lean or insulin-sensitive PMOS phenotypes is therefore uncertain.</w:t>
        </w:r>
      </w:ins>
    </w:p>
    <w:bookmarkEnd w:id="26"/>
    <w:bookmarkStart w:id="27" w:name="primary-and-secondary-analyses"/>
    <w:p>
      <w:pPr>
        <w:pStyle w:val="Heading2"/>
        <w:spacing w:line="480" w:lineRule="auto" w:after="0"/>
      </w:pPr>
      <w:ins w:id="38" w:author="James Steele" w:date="2026-10-05T00:00:00Z">
        <w:r>
          <w:rPr>
            <w:rStyle w:val="Revision"/>
            <w:rFonts w:ascii="Times New Roman" w:hAnsi="Times New Roman" w:eastAsia="Times New Roman"/>
            <w:color w:val="FF0000"/>
            <w:sz w:val="24"/>
          </w:rPr>
          <w:t xml:space="preserve">Primary and secondary analyses</w:t>
        </w:r>
      </w:ins>
    </w:p>
    <w:p>
      <w:pPr>
        <w:pStyle w:val="FirstParagraph"/>
        <w:spacing w:line="480" w:lineRule="auto" w:after="0"/>
      </w:pPr>
      <w:ins w:id="39" w:author="James Steele" w:date="2026-10-05T00:00:00Z">
        <w:r>
          <w:rPr>
            <w:rStyle w:val="Revision"/>
            <w:rFonts w:ascii="Times New Roman" w:hAnsi="Times New Roman" w:eastAsia="Times New Roman"/>
            <w:color w:val="FF0000"/>
            <w:sz w:val="24"/>
          </w:rPr>
          <w:t xml:space="preserve">In the primary arm-based analysis, mean REE was estimated to be 31 kcal/day higher in women with PMOS (95% QI: -44 to 113 kcal/day). The evidence was therefore compatible with small differences in either direction but did not support a substantial reduction in REE among women with PMOS. In the secondary analysis, between-person variability was also similar between groups: the PMOS-to-control ratio of standard deviations was 0.98 (95% QI: 0.71 to 1.32).</w:t>
        </w:r>
      </w:ins>
    </w:p>
    <w:p>
      <w:pPr>
        <w:pStyle w:val="BodyText"/>
        <w:spacing w:line="480" w:lineRule="auto" w:after="0"/>
      </w:pPr>
      <w:ins w:id="40" w:author="James Steele" w:date="2026-10-05T00:00:00Z">
        <w:r>
          <w:rPr>
            <w:rStyle w:val="Revision"/>
            <w:rFonts w:ascii="Times New Roman" w:hAnsi="Times New Roman" w:eastAsia="Times New Roman"/>
            <w:color w:val="FF0000"/>
            <w:sz w:val="24"/>
          </w:rPr>
          <w:t xml:space="preserve">The posterior distributions and study-level conditional estimates for mean REE are presented in Figure 2, and the corresponding results for the between-person standard deviation of REE are presented in Figure 3.</w:t>
        </w:r>
      </w:ins>
    </w:p>
    <w:bookmarkEnd w:id="27"/>
    <w:bookmarkStart w:id="28" w:name="sensitivity-and-exploratory-analyses"/>
    <w:p>
      <w:pPr>
        <w:pStyle w:val="Heading2"/>
        <w:spacing w:line="480" w:lineRule="auto" w:after="0"/>
      </w:pPr>
      <w:ins w:id="41" w:author="James Steele" w:date="2026-10-05T00:00:00Z">
        <w:r>
          <w:rPr>
            <w:rStyle w:val="Revision"/>
            <w:rFonts w:ascii="Times New Roman" w:hAnsi="Times New Roman" w:eastAsia="Times New Roman"/>
            <w:color w:val="FF0000"/>
            <w:sz w:val="24"/>
          </w:rPr>
          <w:t xml:space="preserve">Sensitivity and exploratory analyses</w:t>
        </w:r>
      </w:ins>
    </w:p>
    <w:p>
      <w:pPr>
        <w:pStyle w:val="FirstParagraph"/>
        <w:spacing w:line="480" w:lineRule="auto" w:after="0"/>
      </w:pPr>
      <w:ins w:id="42" w:author="James Steele" w:date="2026-10-05T00:00:00Z">
        <w:r>
          <w:rPr>
            <w:rStyle w:val="Revision"/>
            <w:rFonts w:ascii="Times New Roman" w:hAnsi="Times New Roman" w:eastAsia="Times New Roman"/>
            <w:color w:val="FF0000"/>
            <w:sz w:val="24"/>
          </w:rPr>
          <w:t xml:space="preserve">The pre-registered pairwise analysis, restricted to studies that directly compared women with PMOS and controls at baseline, estimated a mean difference of 16 kcal/day (95% QI: -36 to 70). This result gives greater prominence to the direct comparisons and shows that the overall interpretation did not depend on incorporating single-arm studies or historical control information. The primary, sensitivity, and exploratory estimates are summarised in Table 1. None of the additional sensitivity or exploratory analyses materially altered the conclusion. In Table 1, variability is expressed as a PMOS-to-control standard-deviation ratio except for the direct pairwise model, which uses a coefficient-of-variation ratio. Complete estimates, conditional predictions, posterior visualisations, and technical interpretation are provided in the</w:t>
        </w:r>
      </w:ins>
      <w:ins w:id="43" w:author="James Steele" w:date="2026-10-05T00:00:00Z">
        <w:r>
          <w:rPr>
            <w:rStyle w:val="Revision"/>
            <w:rFonts w:ascii="Times New Roman" w:hAnsi="Times New Roman" w:eastAsia="Times New Roman"/>
            <w:color w:val="FF0000"/>
            <w:sz w:val="24"/>
          </w:rPr>
          <w:t xml:space="preserve"> </w:t>
        </w:r>
      </w:ins>
      <w:hyperlink r:id="rId19">
        <w:r>
          <w:rPr>
            <w:rStyle w:val="Hyperlink"/>
          </w:rPr>
          <w:t xml:space="preserve">Supplementary Technical Analysis and Results</w:t>
        </w:r>
      </w:hyperlink>
      <w:ins w:id="44" w:author="James Steele" w:date="2026-10-05T00:00:00Z">
        <w:r>
          <w:rPr>
            <w:rStyle w:val="Revision"/>
            <w:rFonts w:ascii="Times New Roman" w:hAnsi="Times New Roman" w:eastAsia="Times New Roman"/>
            <w:color w:val="FF0000"/>
            <w:sz w:val="24"/>
          </w:rPr>
          <w:t xml:space="preserve">.</w:t>
        </w:r>
      </w:ins>
    </w:p>
    <w:bookmarkEnd w:id="28"/>
    <w:bookmarkEnd w:id="29"/>
    <w:bookmarkStart w:id="33" w:name="discussion"/>
    <w:p>
      <w:pPr>
        <w:pStyle w:val="Heading1"/>
        <w:spacing w:line="480" w:lineRule="auto" w:after="0"/>
      </w:pPr>
      <w:r>
        <w:rPr>
          <w:rFonts w:ascii="Times New Roman" w:hAnsi="Times New Roman" w:eastAsia="Times New Roman"/>
          <w:sz w:val="24"/>
        </w:rPr>
        <w:t xml:space="preserve">Discussion</w:t>
      </w:r>
    </w:p>
    <w:p>
      <w:pPr>
        <w:pStyle w:val="FirstParagraph"/>
        <w:spacing w:line="480" w:lineRule="auto" w:after="0"/>
      </w:pPr>
      <w:r>
        <w:rPr>
          <w:rFonts w:ascii="Times New Roman" w:hAnsi="Times New Roman" w:eastAsia="Times New Roman"/>
          <w:sz w:val="24"/>
        </w:rPr>
        <w:t xml:space="preserve">This study sought to estimate and describe the magnitude of difference in REE between women with and without PMOS. Most studies identified in the systematic review, and included in the meta-analysis, used indirect calorimetry as the primary measure of REE and assessed women with PMOS who were insulin resistant and categorised as being in overweight or obese BMI categories compared to healthy controls. Our results indicate there is only a small magnitude of difference in REE (31 kcal/day [95% QI: -44 kcal/day to 113 kcal/day]) between women with PMOS and those without. Further, there is little difference in between-person variation between the groups based on the ratio of standard deviations (0.98 [95% QI: 0.71 to 1.32]) suggesting that, despite individual differences in REE, PMOS is not systematically associated with lesser or greater individual variability.</w:t>
      </w:r>
    </w:p>
    <w:p>
      <w:pPr>
        <w:pStyle w:val="BodyText"/>
        <w:spacing w:line="480" w:lineRule="auto" w:after="0"/>
      </w:pPr>
      <w:r>
        <w:rPr>
          <w:rFonts w:ascii="Times New Roman" w:hAnsi="Times New Roman" w:eastAsia="Times New Roman"/>
          <w:sz w:val="24"/>
        </w:rPr>
        <w:t xml:space="preserve">These findings challenge the widely held belief</w:t>
      </w:r>
      <w:r>
        <w:rPr>
          <w:rStyle w:val="FootnoteReference"/>
          <w:rFonts w:ascii="Times New Roman" w:hAnsi="Times New Roman" w:eastAsia="Times New Roman"/>
          <w:sz w:val="16"/>
          <w:szCs w:val="16"/>
          <w:vertAlign w:val="superscript"/>
        </w:rPr>
        <w:footnoteReference w:id="30"/>
      </w:r>
      <w:r>
        <w:rPr>
          <w:rFonts w:ascii="Times New Roman" w:hAnsi="Times New Roman" w:eastAsia="Times New Roman"/>
          <w:sz w:val="24"/>
        </w:rPr>
        <w:t xml:space="preserve"> </w:t>
      </w:r>
      <w:r>
        <w:rPr>
          <w:rFonts w:ascii="Times New Roman" w:hAnsi="Times New Roman" w:eastAsia="Times New Roman"/>
          <w:sz w:val="24"/>
        </w:rPr>
        <w:t xml:space="preserve">that PMOS is inherently associated with a slower metabolism</w:t>
      </w:r>
      <w:r>
        <w:rPr>
          <w:rFonts w:ascii="Times New Roman" w:hAnsi="Times New Roman" w:eastAsia="Times New Roman"/>
          <w:sz w:val="24"/>
          <w:vertAlign w:val="superscript"/>
        </w:rPr>
        <w:t xml:space="preserve">27</w:t>
      </w:r>
      <w:r>
        <w:rPr>
          <w:rFonts w:ascii="Times New Roman" w:hAnsi="Times New Roman" w:eastAsia="Times New Roman"/>
          <w:sz w:val="24"/>
        </w:rPr>
        <w:t xml:space="preserve">, predisposing women with PMOS to weight gain. The mistaken belief that REE is lower for those with PMOS may have led to recommendations centred on slightly more severe calorie restriction to achieve weight-loss goals, compared with recommendations for the general population, as primary management strategies for women with PMOS</w:t>
      </w:r>
      <w:r>
        <w:rPr>
          <w:rFonts w:ascii="Times New Roman" w:hAnsi="Times New Roman" w:eastAsia="Times New Roman"/>
          <w:sz w:val="24"/>
          <w:vertAlign w:val="superscript"/>
        </w:rPr>
        <w:t xml:space="preserve">21</w:t>
      </w:r>
      <w:r>
        <w:rPr>
          <w:rFonts w:ascii="Times New Roman" w:hAnsi="Times New Roman" w:eastAsia="Times New Roman"/>
          <w:sz w:val="24"/>
        </w:rPr>
        <w:t xml:space="preserve">. Recognising that there may be minimal differences in REE between women with PMOS and those without can inform both clinical and public practices, potentially leading to a shift in focus away from a requirement for more severe caloric restriction as a primary method of treatment towards more comprehensive, individualised, and psychologically safe approaches to care</w:t>
      </w:r>
      <w:r>
        <w:rPr>
          <w:rFonts w:ascii="Times New Roman" w:hAnsi="Times New Roman" w:eastAsia="Times New Roman"/>
          <w:sz w:val="24"/>
          <w:vertAlign w:val="superscript"/>
        </w:rPr>
        <w:t xml:space="preserve">26,27</w:t>
      </w:r>
      <w:r>
        <w:rPr>
          <w:rFonts w:ascii="Times New Roman" w:hAnsi="Times New Roman" w:eastAsia="Times New Roman"/>
          <w:sz w:val="24"/>
        </w:rPr>
        <w:t xml:space="preserve">.</w:t>
      </w:r>
    </w:p>
    <w:p>
      <w:pPr>
        <w:pStyle w:val="BodyText"/>
        <w:spacing w:line="480" w:lineRule="auto" w:after="0"/>
      </w:pPr>
      <w:ins w:id="45" w:author="James Steele" w:date="2026-10-05T00:00:00Z">
        <w:r>
          <w:rPr>
            <w:rStyle w:val="Revision"/>
            <w:rFonts w:ascii="Times New Roman" w:hAnsi="Times New Roman" w:eastAsia="Times New Roman"/>
            <w:color w:val="FF0000"/>
            <w:sz w:val="24"/>
          </w:rPr>
          <w:t xml:space="preserve">The available evidence does not support substantially lower REE as an explanation for weight-related differences observed in women with PMOS</w:t>
        </w:r>
      </w:ins>
      <w:r>
        <w:rPr>
          <w:rFonts w:ascii="Times New Roman" w:hAnsi="Times New Roman" w:eastAsia="Times New Roman"/>
          <w:sz w:val="24"/>
        </w:rPr>
        <w:t xml:space="preserve"> </w:t>
      </w:r>
      <w:r>
        <w:rPr>
          <w:rFonts w:ascii="Times New Roman" w:hAnsi="Times New Roman" w:eastAsia="Times New Roman"/>
          <w:sz w:val="24"/>
        </w:rPr>
        <w:t xml:space="preserve">given small group-level differences between women with PMOS and those without (1473 kcal/day [95% QI: 1358 kcal/day to 1586 kcal/day] versus 1442 kcal/day [95% QI: 1332 kcal/day to 1553 kcal/day], respectively). If anything, REE may be slightly higher in women with PMOS compared to healthy women without PMOS. BMI in women with PMOS ranged from 26.4 to 39.9 and was typically greater than in women without PMOS, in whom it ranged from 20.5 to 32.3; this may explain the slightly greater REE in the former group. However, for those studies where we could extract or estimate BMI, our additional exploratory models adjusted for this similarly showed little difference in REE (22 kcal/day [95% QI: -90 kcal/day to 145 kcal/day]) between women with PMOS and those without. However, one of the studies included in our analysis</w:t>
      </w:r>
      <w:r>
        <w:rPr>
          <w:rFonts w:ascii="Times New Roman" w:hAnsi="Times New Roman" w:eastAsia="Times New Roman"/>
          <w:sz w:val="24"/>
          <w:vertAlign w:val="superscript"/>
        </w:rPr>
        <w:t xml:space="preserve">41</w:t>
      </w:r>
      <w:r>
        <w:rPr>
          <w:rFonts w:ascii="Times New Roman" w:hAnsi="Times New Roman" w:eastAsia="Times New Roman"/>
          <w:sz w:val="24"/>
        </w:rPr>
        <w:t xml:space="preserve"> </w:t>
      </w:r>
      <w:r>
        <w:rPr>
          <w:rFonts w:ascii="Times New Roman" w:hAnsi="Times New Roman" w:eastAsia="Times New Roman"/>
          <w:sz w:val="24"/>
        </w:rPr>
        <w:t xml:space="preserve">reported that, whilst there was little difference in unadjusted REE, when REE was adjusted for fat-free mass it was lower in women with PMOS, suggesting the potential importance of fat-free tissue in energy regulation. Yet, for those studies where fat-free mass was reported, our additional exploratory models adjusted for this similarly showed little difference in REE (-10 kcal/day [95% QI: -193 kcal/day to 167 kcal/day]) between women with PMOS and those without. As such, even adjusted for both BMI and fat-free mass, there seems to be little difference in REE between women with and without PMOS. Yet, a recent systematic review of mechanisms for metabolic dysfunction has reported that excess androgen may drive metabolic issues within adipose tissue and muscle tissue, contributing to complications such as obesity and insulin resistance</w:t>
      </w:r>
      <w:r>
        <w:rPr>
          <w:rFonts w:ascii="Times New Roman" w:hAnsi="Times New Roman" w:eastAsia="Times New Roman"/>
          <w:sz w:val="24"/>
          <w:vertAlign w:val="superscript"/>
        </w:rPr>
        <w:t xml:space="preserve">42</w:t>
      </w:r>
      <w:r>
        <w:rPr>
          <w:rFonts w:ascii="Times New Roman" w:hAnsi="Times New Roman" w:eastAsia="Times New Roman"/>
          <w:sz w:val="24"/>
        </w:rPr>
        <w:t xml:space="preserve">. Taken together, these findings highlight that factors beyond REE and typical correlates of this including BMI or fat-free mass, such as hormonal and tissue-specific metabolic effects, may play a more significant role in weight regulation challenges in women with PMOS.</w:t>
      </w:r>
    </w:p>
    <w:p>
      <w:pPr>
        <w:pStyle w:val="BodyText"/>
        <w:spacing w:line="480" w:lineRule="auto" w:after="0"/>
      </w:pPr>
      <w:r>
        <w:rPr>
          <w:rFonts w:ascii="Times New Roman" w:hAnsi="Times New Roman" w:eastAsia="Times New Roman"/>
          <w:sz w:val="24"/>
        </w:rPr>
        <w:t xml:space="preserve">As noted, women with PMOS are more likely to engage in weight-loss attempts</w:t>
      </w:r>
      <w:r>
        <w:rPr>
          <w:rFonts w:ascii="Times New Roman" w:hAnsi="Times New Roman" w:eastAsia="Times New Roman"/>
          <w:sz w:val="24"/>
          <w:vertAlign w:val="superscript"/>
        </w:rPr>
        <w:t xml:space="preserve">20</w:t>
      </w:r>
      <w:r>
        <w:rPr>
          <w:rFonts w:ascii="Times New Roman" w:hAnsi="Times New Roman" w:eastAsia="Times New Roman"/>
          <w:sz w:val="24"/>
        </w:rPr>
        <w:t xml:space="preserve"> </w:t>
      </w:r>
      <w:r>
        <w:rPr>
          <w:rFonts w:ascii="Times New Roman" w:hAnsi="Times New Roman" w:eastAsia="Times New Roman"/>
          <w:sz w:val="24"/>
        </w:rPr>
        <w:t xml:space="preserve">and there could be concerns that this could inadvertently further foster the already well documented disordered eating in this population</w:t>
      </w:r>
      <w:r>
        <w:rPr>
          <w:rFonts w:ascii="Times New Roman" w:hAnsi="Times New Roman" w:eastAsia="Times New Roman"/>
          <w:sz w:val="24"/>
          <w:vertAlign w:val="superscript"/>
        </w:rPr>
        <w:t xml:space="preserve">22,23,43,44</w:t>
      </w:r>
      <w:r>
        <w:rPr>
          <w:rFonts w:ascii="Times New Roman" w:hAnsi="Times New Roman" w:eastAsia="Times New Roman"/>
          <w:sz w:val="24"/>
        </w:rPr>
        <w:t xml:space="preserve">. The pathways linking PMOS and disordered eating are multifactorial. Biological mechanisms such as hyperandrogenism, hyperinsulinaemia, and altered ghrelin and leptin signalling can heighten hunger, carbohydrate cravings, and appetite variability</w:t>
      </w:r>
      <w:r>
        <w:rPr>
          <w:rFonts w:ascii="Times New Roman" w:hAnsi="Times New Roman" w:eastAsia="Times New Roman"/>
          <w:sz w:val="24"/>
          <w:vertAlign w:val="superscript"/>
        </w:rPr>
        <w:t xml:space="preserve">45</w:t>
      </w:r>
      <w:r>
        <w:rPr>
          <w:rFonts w:ascii="Times New Roman" w:hAnsi="Times New Roman" w:eastAsia="Times New Roman"/>
          <w:sz w:val="24"/>
        </w:rPr>
        <w:t xml:space="preserve">. Frequent hypoglycaemia and associated mood changes have also been observed, which can trigger compensatory eating or binge episodes</w:t>
      </w:r>
      <w:r>
        <w:rPr>
          <w:rFonts w:ascii="Times New Roman" w:hAnsi="Times New Roman" w:eastAsia="Times New Roman"/>
          <w:sz w:val="24"/>
          <w:vertAlign w:val="superscript"/>
        </w:rPr>
        <w:t xml:space="preserve">45</w:t>
      </w:r>
      <w:r>
        <w:rPr>
          <w:rFonts w:ascii="Times New Roman" w:hAnsi="Times New Roman" w:eastAsia="Times New Roman"/>
          <w:sz w:val="24"/>
        </w:rPr>
        <w:t xml:space="preserve">. These physiological processes interact with psychological and social stressors, including infertility concerns, conflicting nutrition advice, chronic dieting, and exposure to idealised body images on social media, which together compound vulnerability to disordered eating</w:t>
      </w:r>
      <w:r>
        <w:rPr>
          <w:rFonts w:ascii="Times New Roman" w:hAnsi="Times New Roman" w:eastAsia="Times New Roman"/>
          <w:sz w:val="24"/>
          <w:vertAlign w:val="superscript"/>
        </w:rPr>
        <w:t xml:space="preserve">46</w:t>
      </w:r>
      <w:r>
        <w:rPr>
          <w:rFonts w:ascii="Times New Roman" w:hAnsi="Times New Roman" w:eastAsia="Times New Roman"/>
          <w:sz w:val="24"/>
        </w:rPr>
        <w:t xml:space="preserve">. Moreover, eating disorders themselves can disrupt endocrine function, potentially worsening PMOS symptoms and creating a self-reinforcing cycle</w:t>
      </w:r>
      <w:r>
        <w:rPr>
          <w:rFonts w:ascii="Times New Roman" w:hAnsi="Times New Roman" w:eastAsia="Times New Roman"/>
          <w:sz w:val="24"/>
          <w:vertAlign w:val="superscript"/>
        </w:rPr>
        <w:t xml:space="preserve">44,47</w:t>
      </w:r>
      <w:r>
        <w:rPr>
          <w:rFonts w:ascii="Times New Roman" w:hAnsi="Times New Roman" w:eastAsia="Times New Roman"/>
          <w:sz w:val="24"/>
        </w:rPr>
        <w:t xml:space="preserve">.</w:t>
      </w:r>
    </w:p>
    <w:p>
      <w:pPr>
        <w:pStyle w:val="BodyText"/>
        <w:spacing w:line="480" w:lineRule="auto" w:after="0"/>
      </w:pPr>
      <w:r>
        <w:rPr>
          <w:rFonts w:ascii="Times New Roman" w:hAnsi="Times New Roman" w:eastAsia="Times New Roman"/>
          <w:sz w:val="24"/>
        </w:rPr>
        <w:t xml:space="preserve">Understanding the intertwined biological, psychological, and social influences suggests the importance of considering whether restrictive dietary advice is appropriate given it may exacerbate feelings of failure, hunger dysregulation, and shame</w:t>
      </w:r>
      <w:r>
        <w:rPr>
          <w:rFonts w:ascii="Times New Roman" w:hAnsi="Times New Roman" w:eastAsia="Times New Roman"/>
          <w:sz w:val="24"/>
          <w:vertAlign w:val="superscript"/>
        </w:rPr>
        <w:t xml:space="preserve">48</w:t>
      </w:r>
      <w:r>
        <w:rPr>
          <w:rFonts w:ascii="Times New Roman" w:hAnsi="Times New Roman" w:eastAsia="Times New Roman"/>
          <w:sz w:val="24"/>
        </w:rPr>
        <w:t xml:space="preserve">. These concerns, coupled with the lack of difference in REE between women with and without PMOS might suggest that energy restriction based dietary interventions for weight-loss may be unnecessary. But, there is also evidence supporting the effect of energy restricted dietary interventions for improving PMOS symptoms</w:t>
      </w:r>
      <w:r>
        <w:rPr>
          <w:rFonts w:ascii="Times New Roman" w:hAnsi="Times New Roman" w:eastAsia="Times New Roman"/>
          <w:sz w:val="24"/>
          <w:vertAlign w:val="superscript"/>
        </w:rPr>
        <w:t xml:space="preserve">24,25</w:t>
      </w:r>
      <w:r>
        <w:rPr>
          <w:rFonts w:ascii="Times New Roman" w:hAnsi="Times New Roman" w:eastAsia="Times New Roman"/>
          <w:sz w:val="24"/>
        </w:rPr>
        <w:t xml:space="preserve"> </w:t>
      </w:r>
      <w:r>
        <w:rPr>
          <w:rFonts w:ascii="Times New Roman" w:hAnsi="Times New Roman" w:eastAsia="Times New Roman"/>
          <w:sz w:val="24"/>
        </w:rPr>
        <w:t xml:space="preserve">and they are recommended in international guidelines</w:t>
      </w:r>
      <w:r>
        <w:rPr>
          <w:rFonts w:ascii="Times New Roman" w:hAnsi="Times New Roman" w:eastAsia="Times New Roman"/>
          <w:sz w:val="24"/>
          <w:vertAlign w:val="superscript"/>
        </w:rPr>
        <w:t xml:space="preserve">26,27</w:t>
      </w:r>
      <w:r>
        <w:rPr>
          <w:rFonts w:ascii="Times New Roman" w:hAnsi="Times New Roman" w:eastAsia="Times New Roman"/>
          <w:sz w:val="24"/>
        </w:rPr>
        <w:t xml:space="preserve">. Encouragingly though, these guidelines also recognise weight stigma as a determinant of health and call for its reduction across clinical and public health settings. Evidently the greater prevalence of women with PMOS falling into overweight and obese BMI categories compared to women without PMOS</w:t>
      </w:r>
      <w:r>
        <w:rPr>
          <w:rFonts w:ascii="Times New Roman" w:hAnsi="Times New Roman" w:eastAsia="Times New Roman"/>
          <w:sz w:val="24"/>
          <w:vertAlign w:val="superscript"/>
        </w:rPr>
        <w:t xml:space="preserve">9,10</w:t>
      </w:r>
      <w:r>
        <w:rPr>
          <w:rFonts w:ascii="Times New Roman" w:hAnsi="Times New Roman" w:eastAsia="Times New Roman"/>
          <w:sz w:val="24"/>
        </w:rPr>
        <w:t xml:space="preserve"> </w:t>
      </w:r>
      <w:r>
        <w:rPr>
          <w:rFonts w:ascii="Times New Roman" w:hAnsi="Times New Roman" w:eastAsia="Times New Roman"/>
          <w:sz w:val="24"/>
        </w:rPr>
        <w:t xml:space="preserve">is unlikely to be due to differences in REE and so, despite the potential effectiveness of energy restriction dietary interventions, there is potential value in moving towards more weight-neutral, individualised, and empowering care following holistic guidelines recommending multiple approaches to management</w:t>
      </w:r>
      <w:r>
        <w:rPr>
          <w:rFonts w:ascii="Times New Roman" w:hAnsi="Times New Roman" w:eastAsia="Times New Roman"/>
          <w:sz w:val="24"/>
          <w:vertAlign w:val="superscript"/>
        </w:rPr>
        <w:t xml:space="preserve">21,26,27</w:t>
      </w:r>
      <w:r>
        <w:rPr>
          <w:rFonts w:ascii="Times New Roman" w:hAnsi="Times New Roman" w:eastAsia="Times New Roman"/>
          <w:sz w:val="24"/>
        </w:rPr>
        <w:t xml:space="preserve">.</w:t>
      </w:r>
    </w:p>
    <w:p>
      <w:pPr>
        <w:pStyle w:val="BodyText"/>
        <w:spacing w:line="480" w:lineRule="auto" w:after="0"/>
      </w:pPr>
      <w:ins w:id="46" w:author="James Steele" w:date="2026-10-05T00:00:00Z">
        <w:r>
          <w:rPr>
            <w:rStyle w:val="Revision"/>
            <w:rFonts w:ascii="Times New Roman" w:hAnsi="Times New Roman" w:eastAsia="Times New Roman"/>
            <w:color w:val="FF0000"/>
            <w:sz w:val="24"/>
          </w:rPr>
          <w:t xml:space="preserve">A weight-neutral dietary approach emphasises promoting cardiometabolic health by focusing on adding or emphasising healthful foods instead of restricting intake or targeting weight loss explicitly. Instead of pursuing energy deficits, setting specific energy intake goals, eliminating food groups such as dairy, gluten, or carbohydrates, or labelling foods as ‘good’ or ‘bad’ for PMOS or weight loss, a clinician or dietitian might guide individuals to plan meals rich in protein, fibre, fruits, vegetables, legumes, and unsaturated fats, aligned with Mediterranean or DASH diet principles. This strategy should be tailored to individual preferences and avoid unnecessarily eliminating foods, which could reinforce restrictive behaviours, especially in populations at risk for disordered eating. Monitoring might include blood lipids, cholesterol, glucose, insulin, blood pressure, or menstrual cycle regularity, rather than focusing solely on body weight</w:t>
        </w:r>
      </w:ins>
      <w:ins w:id="47" w:author="James Steele" w:date="2026-10-05T00:00:00Z">
        <w:r>
          <w:rPr>
            <w:rStyle w:val="Revision"/>
            <w:rFonts w:ascii="Times New Roman" w:hAnsi="Times New Roman" w:eastAsia="Times New Roman"/>
            <w:color w:val="FF0000"/>
            <w:sz w:val="24"/>
            <w:vertAlign w:val="superscript"/>
          </w:rPr>
          <w:t xml:space="preserve">27,49</w:t>
        </w:r>
      </w:ins>
      <w:ins w:id="48" w:author="James Steele" w:date="2026-10-05T00:00:00Z">
        <w:r>
          <w:rPr>
            <w:rStyle w:val="Revision"/>
            <w:rFonts w:ascii="Times New Roman" w:hAnsi="Times New Roman" w:eastAsia="Times New Roman"/>
            <w:color w:val="FF0000"/>
            <w:sz w:val="24"/>
          </w:rPr>
          <w:t xml:space="preserve">.</w:t>
        </w:r>
      </w:ins>
    </w:p>
    <w:bookmarkStart w:id="32" w:name="strengths-and-limitations"/>
    <w:p>
      <w:pPr>
        <w:pStyle w:val="Heading2"/>
        <w:spacing w:line="480" w:lineRule="auto" w:after="0"/>
      </w:pPr>
      <w:r>
        <w:rPr>
          <w:rFonts w:ascii="Times New Roman" w:hAnsi="Times New Roman" w:eastAsia="Times New Roman"/>
          <w:sz w:val="24"/>
        </w:rPr>
        <w:t xml:space="preserve">Strengths and Limitations</w:t>
      </w:r>
    </w:p>
    <w:p>
      <w:pPr>
        <w:pStyle w:val="FirstParagraph"/>
        <w:spacing w:line="480" w:lineRule="auto" w:after="0"/>
      </w:pPr>
      <w:r>
        <w:rPr>
          <w:rFonts w:ascii="Times New Roman" w:hAnsi="Times New Roman" w:eastAsia="Times New Roman"/>
          <w:sz w:val="24"/>
        </w:rPr>
        <w:t xml:space="preserve">The current study has multiple strengths stemming from its preregistered, comprehensive methodology and Bayesian statistical approach. This statistical framework allowed us to incorporate studies with and without control groups to better estimate REE in women with and without PMOS and to perform multiple sensitivity analyses that confirmed the stability of our findings. However, a limitation here is that variability in methods across studies, such as differences in PMOS diagnostic criteria and REE testing protocols, may have influenced results and the relatively small number of studies overall limits the extent to which we can explore these potential moderators. Furthermore, some studies controlled for body weight or body composition when reporting REE values, while others did not. We accounted for this by estimating or converting reported data to obtain unadjusted REE values across all groups, thereby reducing this variability and further as noted above provided estimates adjusted for BMI and fat-free mass both of which had little influence on our conclusions. Another limitation is that, due to fewer total control groups than PMOS groups, informed priors were required in several statistical models. However, in the context of Bayesian meta-analysis this can also be considered a strength.</w:t>
      </w:r>
      <w:r>
        <w:rPr>
          <w:rFonts w:ascii="Times New Roman" w:hAnsi="Times New Roman" w:eastAsia="Times New Roman"/>
          <w:sz w:val="24"/>
        </w:rPr>
        <w:t xml:space="preserve"> </w:t>
      </w:r>
      <w:ins w:id="49" w:author="James Steele" w:date="2026-10-05T00:00:00Z">
        <w:r>
          <w:rPr>
            <w:rStyle w:val="Revision"/>
            <w:rFonts w:ascii="Times New Roman" w:hAnsi="Times New Roman" w:eastAsia="Times New Roman"/>
            <w:color w:val="FF0000"/>
            <w:sz w:val="24"/>
          </w:rPr>
          <w:t xml:space="preserve">Furthermore, our pairwise sensitivity model used weakly regularising default priors and produced a similar estimate, suggesting that the conclusions were not driven by the historical priors.</w:t>
        </w:r>
      </w:ins>
      <w:r>
        <w:rPr>
          <w:rFonts w:ascii="Times New Roman" w:hAnsi="Times New Roman" w:eastAsia="Times New Roman"/>
          <w:sz w:val="24"/>
        </w:rPr>
        <w:t xml:space="preserve"> </w:t>
      </w:r>
      <w:r>
        <w:rPr>
          <w:rFonts w:ascii="Times New Roman" w:hAnsi="Times New Roman" w:eastAsia="Times New Roman"/>
          <w:sz w:val="24"/>
        </w:rPr>
        <w:t xml:space="preserve">Additionally, some studies reported data inconsistencies that could not be clarified (e.g.,</w:t>
      </w:r>
      <w:r>
        <w:rPr>
          <w:rFonts w:ascii="Times New Roman" w:hAnsi="Times New Roman" w:eastAsia="Times New Roman"/>
          <w:sz w:val="24"/>
          <w:vertAlign w:val="superscript"/>
        </w:rPr>
        <w:t xml:space="preserve">14,37–39</w:t>
      </w:r>
      <w:r>
        <w:rPr>
          <w:rFonts w:ascii="Times New Roman" w:hAnsi="Times New Roman" w:eastAsia="Times New Roman"/>
          <w:sz w:val="24"/>
        </w:rPr>
        <w:t xml:space="preserve">) and were dropped from our main analysis though our conclusions again did not qualitatively change when we conducted sensitivity analyses including these studies. Most included studies were cross-sectional or baseline assessments within intervention trials, which limits causal inference. Indeed, we did not pre-register any kind of causal model (e.g., a directed acyclic graph) to inform our analysis approach for causal inference and as such have been explicit about the estimates presented as being descriptive.</w:t>
      </w:r>
      <w:r>
        <w:rPr>
          <w:rFonts w:ascii="Times New Roman" w:hAnsi="Times New Roman" w:eastAsia="Times New Roman"/>
          <w:sz w:val="24"/>
        </w:rPr>
        <w:t xml:space="preserve"> </w:t>
      </w:r>
      <w:ins w:id="50" w:author="James Steele" w:date="2026-10-05T00:00:00Z">
        <w:r>
          <w:rPr>
            <w:rStyle w:val="Revision"/>
            <w:rFonts w:ascii="Times New Roman" w:hAnsi="Times New Roman" w:eastAsia="Times New Roman"/>
            <w:color w:val="FF0000"/>
            <w:sz w:val="24"/>
          </w:rPr>
          <w:t xml:space="preserve">Additionally, a formal risk-of-bias assessment was not undertaken. The available studies contributed heterogeneous forms of descriptive evidence, including cross-sectional comparisons, single-arm observations and repeated measurements from intervention studies, whereas commonly used risk-of-bias tools principally assess causal intervention or exposure effects. We therefore addressed limitations directly relevant to the descriptive REE estimates through detailed examination of diagnostic and measurement methods, explicit documentation of reporting inconsistencies and sensitivity analyses excluding studies with unresolved data concerns and post-baseline intervention measurements. These procedures are not equivalent to a formal risk-of-bias assessment, however, and residual bias arising from participant selection, measurement, missing information or selective reporting cannot be excluded.</w:t>
        </w:r>
      </w:ins>
      <w:r>
        <w:rPr>
          <w:rFonts w:ascii="Times New Roman" w:hAnsi="Times New Roman" w:eastAsia="Times New Roman"/>
          <w:sz w:val="24"/>
        </w:rPr>
        <w:t xml:space="preserve"> </w:t>
      </w:r>
      <w:ins w:id="51" w:author="James Steele" w:date="2026-10-05T00:00:00Z">
        <w:r>
          <w:rPr>
            <w:rStyle w:val="Revision"/>
            <w:rFonts w:ascii="Times New Roman" w:hAnsi="Times New Roman" w:eastAsia="Times New Roman"/>
            <w:color w:val="FF0000"/>
            <w:sz w:val="24"/>
          </w:rPr>
          <w:t xml:space="preserve">Our search was also restricted to PubMed, MEDLINE/EBSCO, and Web of Science; the overlap between PubMed and MEDLINE and the absence of databases such as Embase or CINAHL may have limited coverage, although the updated search through September 2026 identified no additional eligible studies. Finally, the women with PMOS included in the available studies were generally young, had higher BMI than control participants, and the groups with sufficient metabolic information were considered insulin resistant. The findings may therefore not necessarily apply equally to lean or insulin-sensitive PMOS phenotypes.</w:t>
        </w:r>
      </w:ins>
    </w:p>
    <w:bookmarkEnd w:id="32"/>
    <w:bookmarkEnd w:id="33"/>
    <w:bookmarkStart w:id="34" w:name="conclusion"/>
    <w:p>
      <w:pPr>
        <w:pStyle w:val="Heading1"/>
        <w:spacing w:line="480" w:lineRule="auto" w:after="0"/>
      </w:pPr>
      <w:r>
        <w:rPr>
          <w:rFonts w:ascii="Times New Roman" w:hAnsi="Times New Roman" w:eastAsia="Times New Roman"/>
          <w:sz w:val="24"/>
        </w:rPr>
        <w:t xml:space="preserve">Conclusion</w:t>
      </w:r>
    </w:p>
    <w:p>
      <w:pPr>
        <w:pStyle w:val="FirstParagraph"/>
        <w:spacing w:line="480" w:lineRule="auto" w:after="0"/>
      </w:pPr>
      <w:r>
        <w:rPr>
          <w:rFonts w:ascii="Times New Roman" w:hAnsi="Times New Roman" w:eastAsia="Times New Roman"/>
          <w:sz w:val="24"/>
        </w:rPr>
        <w:t xml:space="preserve">In conclusion, the findings from this meta-analysis indicate that REE does not meaningfully differ between women with and without PMOS. Group-level differences in REE were small, insignificant, or not physiologically relevant. Additionally, variability in REE between individuals was also similar. These results suggest that a lower baseline REE is not associated with the weight-related challenges often associated with PMOS. These findings challenge the popular narrative that women with PMOS have a lower REE and may help better inform dietary interventions and nutritional support for these individuals. Future research should include more standardized REE measurement and reporting protocols, greater data transparency, consistent control and reporting of body weight or body composition, the presentation of both absolute and relative REE, and more precise characterization of PMOS phenotypes. Overall, these findings support the conclusion that PMOS is not negatively associated with REE and may help practitioners and researchers focus on individually targeted and holistic lifestyle interventions rather than negatively framed interventions based on unsupported assumptions regarding REE.</w:t>
      </w:r>
    </w:p>
    <w:bookmarkEnd w:id="34"/>
    <w:bookmarkStart w:id="35" w:name="data-availability"/>
    <w:p>
      <w:pPr>
        <w:pStyle w:val="Heading1"/>
        <w:spacing w:line="480" w:lineRule="auto" w:after="0"/>
      </w:pPr>
      <w:r>
        <w:rPr>
          <w:rFonts w:ascii="Times New Roman" w:hAnsi="Times New Roman" w:eastAsia="Times New Roman"/>
          <w:sz w:val="24"/>
        </w:rPr>
        <w:t xml:space="preserve">Data Availability</w:t>
      </w:r>
    </w:p>
    <w:p>
      <w:pPr>
        <w:pStyle w:val="FirstParagraph"/>
        <w:spacing w:line="480" w:lineRule="auto" w:after="0"/>
      </w:pPr>
      <w:r>
        <w:rPr>
          <w:rFonts w:ascii="Times New Roman" w:hAnsi="Times New Roman" w:eastAsia="Times New Roman"/>
          <w:sz w:val="24"/>
        </w:rPr>
        <w:t xml:space="preserve">All data and code utilised for data preparation, transformations, analyses, plotting, and reporting are available in the corresponding GitHub repository</w:t>
      </w:r>
      <w:r>
        <w:rPr>
          <w:rFonts w:ascii="Times New Roman" w:hAnsi="Times New Roman" w:eastAsia="Times New Roman"/>
          <w:sz w:val="24"/>
        </w:rPr>
        <w:t xml:space="preserve"> </w:t>
      </w:r>
      <w:hyperlink r:id="rId20">
        <w:r>
          <w:rPr>
            <w:rStyle w:val="Hyperlink"/>
          </w:rPr>
          <w:t xml:space="preserve">https://github.com/jamessteeleii/pcos_ree_meta</w:t>
        </w:r>
      </w:hyperlink>
      <w:r>
        <w:rPr>
          <w:rFonts w:ascii="Times New Roman" w:hAnsi="Times New Roman" w:eastAsia="Times New Roman"/>
          <w:sz w:val="24"/>
        </w:rPr>
        <w:t xml:space="preserve">.</w:t>
      </w:r>
    </w:p>
    <w:bookmarkEnd w:id="35"/>
    <w:bookmarkStart w:id="36" w:name="contributions"/>
    <w:p>
      <w:pPr>
        <w:pStyle w:val="Heading1"/>
        <w:spacing w:line="480" w:lineRule="auto" w:after="0"/>
      </w:pPr>
      <w:r>
        <w:rPr>
          <w:rFonts w:ascii="Times New Roman" w:hAnsi="Times New Roman" w:eastAsia="Times New Roman"/>
          <w:sz w:val="24"/>
        </w:rPr>
        <w:t xml:space="preserve">Contributions</w:t>
      </w:r>
    </w:p>
    <w:p>
      <w:pPr>
        <w:pStyle w:val="FirstParagraph"/>
        <w:spacing w:line="480" w:lineRule="auto" w:after="0"/>
      </w:pPr>
      <w:r>
        <w:rPr>
          <w:rFonts w:ascii="Times New Roman" w:hAnsi="Times New Roman" w:eastAsia="Times New Roman"/>
          <w:sz w:val="24"/>
        </w:rPr>
        <w:t xml:space="preserve">Gregory Nuckols and Leigh Peele conceived the idea for the project. All authors contributed to the design of the project and methods. Richie Kirwan and Leigh Peele conducted the systematic search and screening. James Steele performed the data extraction, conducted the statistical analyses, and produced the data visualisations. All authors contributed to drafting the initial manuscript. All authors contributed to editing the manuscript. All authors read and approved the final manuscript.</w:t>
      </w:r>
    </w:p>
    <w:bookmarkEnd w:id="36"/>
    <w:bookmarkStart w:id="134" w:name="references"/>
    <w:p>
      <w:pPr>
        <w:pStyle w:val="Heading1"/>
        <w:spacing w:line="480" w:lineRule="auto" w:after="0"/>
      </w:pPr>
      <w:r>
        <w:rPr>
          <w:rFonts w:ascii="Times New Roman" w:hAnsi="Times New Roman" w:eastAsia="Times New Roman"/>
          <w:sz w:val="24"/>
        </w:rPr>
        <w:t xml:space="preserve">References</w:t>
      </w:r>
    </w:p>
    <w:bookmarkStart w:id="133" w:name="refs"/>
    <w:bookmarkStart w:id="38" w:name="X4c42219a34a5e94f91560cae03056475256cf35"/>
    <w:p>
      <w:pPr>
        <w:pStyle w:val="Bibliography"/>
        <w:spacing w:line="480" w:lineRule="auto" w:after="0"/>
      </w:pPr>
      <w:r>
        <w:rPr>
          <w:rFonts w:ascii="Times New Roman" w:hAnsi="Times New Roman" w:eastAsia="Times New Roman"/>
          <w:sz w:val="24"/>
        </w:rPr>
        <w:t xml:space="preserve">1.</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Teede HJ, Khomami MB, Morman R, et al. Polyendocrine metabolic ovarian syndrome, the new name for polycystic ovary syndrome: A multistep global consensus process.</w:t>
      </w:r>
      <w:r>
        <w:rPr>
          <w:rFonts w:ascii="Times New Roman" w:hAnsi="Times New Roman" w:eastAsia="Times New Roman"/>
          <w:sz w:val="24"/>
        </w:rPr>
        <w:t xml:space="preserve"> </w:t>
      </w:r>
      <w:r>
        <w:rPr>
          <w:rFonts w:ascii="Times New Roman" w:hAnsi="Times New Roman" w:eastAsia="Times New Roman"/>
          <w:i/>
          <w:iCs/>
          <w:sz w:val="24"/>
        </w:rPr>
        <w:t xml:space="preserve">The Lancet</w:t>
      </w:r>
      <w:r>
        <w:rPr>
          <w:rFonts w:ascii="Times New Roman" w:hAnsi="Times New Roman" w:eastAsia="Times New Roman"/>
          <w:sz w:val="24"/>
        </w:rPr>
        <w:t xml:space="preserve">. 2026;407(10545):2329-2339. doi:</w:t>
      </w:r>
      <w:hyperlink r:id="rId37">
        <w:r>
          <w:rPr>
            <w:rStyle w:val="Hyperlink"/>
          </w:rPr>
          <w:t xml:space="preserve">10.1016/S0140-6736(26)00717-8</w:t>
        </w:r>
      </w:hyperlink>
    </w:p>
    <w:bookmarkEnd w:id="38"/>
    <w:bookmarkStart w:id="40" w:name="ref-salariGlobalPrevalencePolycystic2024"/>
    <w:p>
      <w:pPr>
        <w:pStyle w:val="Bibliography"/>
        <w:spacing w:line="480" w:lineRule="auto" w:after="0"/>
      </w:pPr>
      <w:r>
        <w:rPr>
          <w:rFonts w:ascii="Times New Roman" w:hAnsi="Times New Roman" w:eastAsia="Times New Roman"/>
          <w:sz w:val="24"/>
        </w:rPr>
        <w:t xml:space="preserve">2.</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Salari N, Nankali A, Ghanbari A, et al. Global prevalence of polycystic ovary syndrome in women worldwide: A comprehensive systematic review and meta-analysis.</w:t>
      </w:r>
      <w:r>
        <w:rPr>
          <w:rFonts w:ascii="Times New Roman" w:hAnsi="Times New Roman" w:eastAsia="Times New Roman"/>
          <w:sz w:val="24"/>
        </w:rPr>
        <w:t xml:space="preserve"> </w:t>
      </w:r>
      <w:r>
        <w:rPr>
          <w:rFonts w:ascii="Times New Roman" w:hAnsi="Times New Roman" w:eastAsia="Times New Roman"/>
          <w:i/>
          <w:iCs/>
          <w:sz w:val="24"/>
        </w:rPr>
        <w:t xml:space="preserve">Archives of Gynecology and Obstetrics</w:t>
      </w:r>
      <w:r>
        <w:rPr>
          <w:rFonts w:ascii="Times New Roman" w:hAnsi="Times New Roman" w:eastAsia="Times New Roman"/>
          <w:sz w:val="24"/>
        </w:rPr>
        <w:t xml:space="preserve">. 2024;310(3):1303-1314. doi:</w:t>
      </w:r>
      <w:hyperlink r:id="rId39">
        <w:r>
          <w:rPr>
            <w:rStyle w:val="Hyperlink"/>
          </w:rPr>
          <w:t xml:space="preserve">10.1007/s00404-024-07607-x</w:t>
        </w:r>
      </w:hyperlink>
    </w:p>
    <w:bookmarkEnd w:id="40"/>
    <w:bookmarkStart w:id="42" w:name="X464fe84d76d816f0f99f7a6213dfdbe6bc21954"/>
    <w:p>
      <w:pPr>
        <w:pStyle w:val="Bibliography"/>
        <w:spacing w:line="480" w:lineRule="auto" w:after="0"/>
      </w:pPr>
      <w:r>
        <w:rPr>
          <w:rFonts w:ascii="Times New Roman" w:hAnsi="Times New Roman" w:eastAsia="Times New Roman"/>
          <w:sz w:val="24"/>
        </w:rPr>
        <w:t xml:space="preserve">3.</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Glintborg D, Rubin KH, Nybo M, Abrahamsen B, Andersen M. Cardiovascular disease in a nationwide population of</w:t>
      </w:r>
      <w:r>
        <w:rPr>
          <w:rFonts w:ascii="Times New Roman" w:hAnsi="Times New Roman" w:eastAsia="Times New Roman"/>
          <w:sz w:val="24"/>
        </w:rPr>
        <w:t xml:space="preserve"> </w:t>
      </w:r>
      <w:r>
        <w:rPr>
          <w:rFonts w:ascii="Times New Roman" w:hAnsi="Times New Roman" w:eastAsia="Times New Roman"/>
          <w:sz w:val="24"/>
        </w:rPr>
        <w:t xml:space="preserve">Danish</w:t>
      </w:r>
      <w:r>
        <w:rPr>
          <w:rFonts w:ascii="Times New Roman" w:hAnsi="Times New Roman" w:eastAsia="Times New Roman"/>
          <w:sz w:val="24"/>
        </w:rPr>
        <w:t xml:space="preserve"> </w:t>
      </w:r>
      <w:r>
        <w:rPr>
          <w:rFonts w:ascii="Times New Roman" w:hAnsi="Times New Roman" w:eastAsia="Times New Roman"/>
          <w:sz w:val="24"/>
        </w:rPr>
        <w:t xml:space="preserve">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Cardiovascular Diabetology</w:t>
      </w:r>
      <w:r>
        <w:rPr>
          <w:rFonts w:ascii="Times New Roman" w:hAnsi="Times New Roman" w:eastAsia="Times New Roman"/>
          <w:sz w:val="24"/>
        </w:rPr>
        <w:t xml:space="preserve">. 2018;17(1):37. doi:</w:t>
      </w:r>
      <w:hyperlink r:id="rId41">
        <w:r>
          <w:rPr>
            <w:rStyle w:val="Hyperlink"/>
          </w:rPr>
          <w:t xml:space="preserve">10.1186/s12933-018-0680-5</w:t>
        </w:r>
      </w:hyperlink>
    </w:p>
    <w:bookmarkEnd w:id="42"/>
    <w:bookmarkStart w:id="44" w:name="ref-glintborgProspectiveRiskType2022"/>
    <w:p>
      <w:pPr>
        <w:pStyle w:val="Bibliography"/>
        <w:spacing w:line="480" w:lineRule="auto" w:after="0"/>
      </w:pPr>
      <w:r>
        <w:rPr>
          <w:rFonts w:ascii="Times New Roman" w:hAnsi="Times New Roman" w:eastAsia="Times New Roman"/>
          <w:sz w:val="24"/>
        </w:rPr>
        <w:t xml:space="preserve">4.</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Glintborg D, Kolster ND, Ravn P, Andersen MS. Prospective</w:t>
      </w:r>
      <w:r>
        <w:rPr>
          <w:rFonts w:ascii="Times New Roman" w:hAnsi="Times New Roman" w:eastAsia="Times New Roman"/>
          <w:sz w:val="24"/>
        </w:rPr>
        <w:t xml:space="preserve"> </w:t>
      </w:r>
      <w:r>
        <w:rPr>
          <w:rFonts w:ascii="Times New Roman" w:hAnsi="Times New Roman" w:eastAsia="Times New Roman"/>
          <w:sz w:val="24"/>
        </w:rPr>
        <w:t xml:space="preserve">Risk</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Type</w:t>
      </w:r>
      <w:r>
        <w:rPr>
          <w:rFonts w:ascii="Times New Roman" w:hAnsi="Times New Roman" w:eastAsia="Times New Roman"/>
          <w:sz w:val="24"/>
        </w:rPr>
        <w:t xml:space="preserve"> </w:t>
      </w:r>
      <w:r>
        <w:rPr>
          <w:rFonts w:ascii="Times New Roman" w:hAnsi="Times New Roman" w:eastAsia="Times New Roman"/>
          <w:sz w:val="24"/>
        </w:rPr>
        <w:t xml:space="preserve">2</w:t>
      </w:r>
      <w:r>
        <w:rPr>
          <w:rFonts w:ascii="Times New Roman" w:hAnsi="Times New Roman" w:eastAsia="Times New Roman"/>
          <w:sz w:val="24"/>
        </w:rPr>
        <w:t xml:space="preserve"> </w:t>
      </w:r>
      <w:r>
        <w:rPr>
          <w:rFonts w:ascii="Times New Roman" w:hAnsi="Times New Roman" w:eastAsia="Times New Roman"/>
          <w:sz w:val="24"/>
        </w:rPr>
        <w:t xml:space="preserve">Diabetes</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Normal Weight Women</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Biomedicines</w:t>
      </w:r>
      <w:r>
        <w:rPr>
          <w:rFonts w:ascii="Times New Roman" w:hAnsi="Times New Roman" w:eastAsia="Times New Roman"/>
          <w:sz w:val="24"/>
        </w:rPr>
        <w:t xml:space="preserve">. 2022;10(6):1455. doi:</w:t>
      </w:r>
      <w:hyperlink r:id="rId43">
        <w:r>
          <w:rPr>
            <w:rStyle w:val="Hyperlink"/>
          </w:rPr>
          <w:t xml:space="preserve">10.3390/biomedicines10061455</w:t>
        </w:r>
      </w:hyperlink>
    </w:p>
    <w:bookmarkEnd w:id="44"/>
    <w:bookmarkStart w:id="46" w:name="ref-perssonHigherRiskType2021"/>
    <w:p>
      <w:pPr>
        <w:pStyle w:val="Bibliography"/>
        <w:spacing w:line="480" w:lineRule="auto" w:after="0"/>
      </w:pPr>
      <w:r>
        <w:rPr>
          <w:rFonts w:ascii="Times New Roman" w:hAnsi="Times New Roman" w:eastAsia="Times New Roman"/>
          <w:sz w:val="24"/>
        </w:rPr>
        <w:t xml:space="preserve">5.</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Persson S, Elenis E, Turkmen S, Kramer MS, Yong EL, Poromaa IS. Higher risk of type 2 diabetes in women with hyperandrogenic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Fertility and Sterility</w:t>
      </w:r>
      <w:r>
        <w:rPr>
          <w:rFonts w:ascii="Times New Roman" w:hAnsi="Times New Roman" w:eastAsia="Times New Roman"/>
          <w:sz w:val="24"/>
        </w:rPr>
        <w:t xml:space="preserve">. 2021;116(3):862-871. doi:</w:t>
      </w:r>
      <w:hyperlink r:id="rId45">
        <w:r>
          <w:rPr>
            <w:rStyle w:val="Hyperlink"/>
          </w:rPr>
          <w:t xml:space="preserve">10.1016/j.fertnstert.2021.04.018</w:t>
        </w:r>
      </w:hyperlink>
    </w:p>
    <w:bookmarkEnd w:id="46"/>
    <w:bookmarkStart w:id="48" w:name="ref-glintborgProspectiveRiskType2024"/>
    <w:p>
      <w:pPr>
        <w:pStyle w:val="Bibliography"/>
        <w:spacing w:line="480" w:lineRule="auto" w:after="0"/>
      </w:pPr>
      <w:r>
        <w:rPr>
          <w:rFonts w:ascii="Times New Roman" w:hAnsi="Times New Roman" w:eastAsia="Times New Roman"/>
          <w:sz w:val="24"/>
        </w:rPr>
        <w:t xml:space="preserve">6.</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Glintborg D, Ollila MM, Møller JJK, et al. Prospective risk of</w:t>
      </w:r>
      <w:r>
        <w:rPr>
          <w:rFonts w:ascii="Times New Roman" w:hAnsi="Times New Roman" w:eastAsia="Times New Roman"/>
          <w:sz w:val="24"/>
        </w:rPr>
        <w:t xml:space="preserve"> </w:t>
      </w:r>
      <w:r>
        <w:rPr>
          <w:rFonts w:ascii="Times New Roman" w:hAnsi="Times New Roman" w:eastAsia="Times New Roman"/>
          <w:sz w:val="24"/>
        </w:rPr>
        <w:t xml:space="preserve">Type</w:t>
      </w:r>
      <w:r>
        <w:rPr>
          <w:rFonts w:ascii="Times New Roman" w:hAnsi="Times New Roman" w:eastAsia="Times New Roman"/>
          <w:sz w:val="24"/>
        </w:rPr>
        <w:t xml:space="preserve"> </w:t>
      </w:r>
      <w:r>
        <w:rPr>
          <w:rFonts w:ascii="Times New Roman" w:hAnsi="Times New Roman" w:eastAsia="Times New Roman"/>
          <w:sz w:val="24"/>
        </w:rPr>
        <w:t xml:space="preserve">2 diabetes in 99 892</w:t>
      </w:r>
      <w:r>
        <w:rPr>
          <w:rFonts w:ascii="Times New Roman" w:hAnsi="Times New Roman" w:eastAsia="Times New Roman"/>
          <w:sz w:val="24"/>
        </w:rPr>
        <w:t xml:space="preserve"> </w:t>
      </w:r>
      <w:r>
        <w:rPr>
          <w:rFonts w:ascii="Times New Roman" w:hAnsi="Times New Roman" w:eastAsia="Times New Roman"/>
          <w:sz w:val="24"/>
        </w:rPr>
        <w:t xml:space="preserve">Nordic</w:t>
      </w:r>
      <w:r>
        <w:rPr>
          <w:rFonts w:ascii="Times New Roman" w:hAnsi="Times New Roman" w:eastAsia="Times New Roman"/>
          <w:sz w:val="24"/>
        </w:rPr>
        <w:t xml:space="preserve"> </w:t>
      </w:r>
      <w:r>
        <w:rPr>
          <w:rFonts w:ascii="Times New Roman" w:hAnsi="Times New Roman" w:eastAsia="Times New Roman"/>
          <w:sz w:val="24"/>
        </w:rPr>
        <w:t xml:space="preserve">women with polycystic ovary syndrome and 446 055 controls: National cohort study from</w:t>
      </w:r>
      <w:r>
        <w:rPr>
          <w:rFonts w:ascii="Times New Roman" w:hAnsi="Times New Roman" w:eastAsia="Times New Roman"/>
          <w:sz w:val="24"/>
        </w:rPr>
        <w:t xml:space="preserve"> </w:t>
      </w:r>
      <w:r>
        <w:rPr>
          <w:rFonts w:ascii="Times New Roman" w:hAnsi="Times New Roman" w:eastAsia="Times New Roman"/>
          <w:sz w:val="24"/>
        </w:rPr>
        <w:t xml:space="preserve">Denmark</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Finland</w:t>
      </w:r>
      <w:r>
        <w:rPr>
          <w:rFonts w:ascii="Times New Roman" w:hAnsi="Times New Roman" w:eastAsia="Times New Roman"/>
          <w:sz w:val="24"/>
        </w:rPr>
        <w:t xml:space="preserve">, and</w:t>
      </w:r>
      <w:r>
        <w:rPr>
          <w:rFonts w:ascii="Times New Roman" w:hAnsi="Times New Roman" w:eastAsia="Times New Roman"/>
          <w:sz w:val="24"/>
        </w:rPr>
        <w:t xml:space="preserve"> </w:t>
      </w:r>
      <w:r>
        <w:rPr>
          <w:rFonts w:ascii="Times New Roman" w:hAnsi="Times New Roman" w:eastAsia="Times New Roman"/>
          <w:sz w:val="24"/>
        </w:rPr>
        <w:t xml:space="preserve">Sweden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Human Reproduction (Oxford, England)</w:t>
      </w:r>
      <w:r>
        <w:rPr>
          <w:rFonts w:ascii="Times New Roman" w:hAnsi="Times New Roman" w:eastAsia="Times New Roman"/>
          <w:sz w:val="24"/>
        </w:rPr>
        <w:t xml:space="preserve">. 2024;39(8):1823-1834. doi:</w:t>
      </w:r>
      <w:hyperlink r:id="rId47">
        <w:r>
          <w:rPr>
            <w:rStyle w:val="Hyperlink"/>
          </w:rPr>
          <w:t xml:space="preserve">10.1093/humrep/deae124</w:t>
        </w:r>
      </w:hyperlink>
    </w:p>
    <w:bookmarkEnd w:id="48"/>
    <w:bookmarkStart w:id="50" w:name="ref-limMetabolicSyndromePolycystic2019"/>
    <w:p>
      <w:pPr>
        <w:pStyle w:val="Bibliography"/>
        <w:spacing w:line="480" w:lineRule="auto" w:after="0"/>
      </w:pPr>
      <w:r>
        <w:rPr>
          <w:rFonts w:ascii="Times New Roman" w:hAnsi="Times New Roman" w:eastAsia="Times New Roman"/>
          <w:sz w:val="24"/>
        </w:rPr>
        <w:t xml:space="preserve">7.</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Lim SS, Kakoly NS, Tan JWJ, et al. Metabolic syndrome in polycystic ovary syndrome: A systematic review, meta-analysis and meta-regression.</w:t>
      </w:r>
      <w:r>
        <w:rPr>
          <w:rFonts w:ascii="Times New Roman" w:hAnsi="Times New Roman" w:eastAsia="Times New Roman"/>
          <w:sz w:val="24"/>
        </w:rPr>
        <w:t xml:space="preserve"> </w:t>
      </w:r>
      <w:r>
        <w:rPr>
          <w:rFonts w:ascii="Times New Roman" w:hAnsi="Times New Roman" w:eastAsia="Times New Roman"/>
          <w:i/>
          <w:iCs/>
          <w:sz w:val="24"/>
        </w:rPr>
        <w:t xml:space="preserve">Obesity Reviews: An Official Journal of the International Association for the Study of Obesity</w:t>
      </w:r>
      <w:r>
        <w:rPr>
          <w:rFonts w:ascii="Times New Roman" w:hAnsi="Times New Roman" w:eastAsia="Times New Roman"/>
          <w:sz w:val="24"/>
        </w:rPr>
        <w:t xml:space="preserve">. 2019;20(2):339-352. doi:</w:t>
      </w:r>
      <w:hyperlink r:id="rId49">
        <w:r>
          <w:rPr>
            <w:rStyle w:val="Hyperlink"/>
          </w:rPr>
          <w:t xml:space="preserve">10.1111/obr.12762</w:t>
        </w:r>
      </w:hyperlink>
    </w:p>
    <w:bookmarkEnd w:id="50"/>
    <w:bookmarkStart w:id="52" w:name="ref-johamPrevalenceInfertilityUse2015"/>
    <w:p>
      <w:pPr>
        <w:pStyle w:val="Bibliography"/>
        <w:spacing w:line="480" w:lineRule="auto" w:after="0"/>
      </w:pPr>
      <w:r>
        <w:rPr>
          <w:rFonts w:ascii="Times New Roman" w:hAnsi="Times New Roman" w:eastAsia="Times New Roman"/>
          <w:sz w:val="24"/>
        </w:rPr>
        <w:t xml:space="preserve">8.</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Joham AE, Teede HJ, Ranasinha S, Zoungas S, Boyle J. Prevalence of infertility and use of fertility treatment in women with polycystic ovary syndrome: Data from a large community-based cohort study.</w:t>
      </w:r>
      <w:r>
        <w:rPr>
          <w:rFonts w:ascii="Times New Roman" w:hAnsi="Times New Roman" w:eastAsia="Times New Roman"/>
          <w:sz w:val="24"/>
        </w:rPr>
        <w:t xml:space="preserve"> </w:t>
      </w:r>
      <w:r>
        <w:rPr>
          <w:rFonts w:ascii="Times New Roman" w:hAnsi="Times New Roman" w:eastAsia="Times New Roman"/>
          <w:i/>
          <w:iCs/>
          <w:sz w:val="24"/>
        </w:rPr>
        <w:t xml:space="preserve">Journal of Women’s Health (2002)</w:t>
      </w:r>
      <w:r>
        <w:rPr>
          <w:rFonts w:ascii="Times New Roman" w:hAnsi="Times New Roman" w:eastAsia="Times New Roman"/>
          <w:sz w:val="24"/>
        </w:rPr>
        <w:t xml:space="preserve">. 2015;24(4):299-307. doi:</w:t>
      </w:r>
      <w:hyperlink r:id="rId51">
        <w:r>
          <w:rPr>
            <w:rStyle w:val="Hyperlink"/>
          </w:rPr>
          <w:t xml:space="preserve">10.1089/jwh.2014.5000</w:t>
        </w:r>
      </w:hyperlink>
    </w:p>
    <w:bookmarkEnd w:id="52"/>
    <w:bookmarkStart w:id="54" w:name="ref-barberWhyAreWomen2022"/>
    <w:p>
      <w:pPr>
        <w:pStyle w:val="Bibliography"/>
        <w:spacing w:line="480" w:lineRule="auto" w:after="0"/>
      </w:pPr>
      <w:r>
        <w:rPr>
          <w:rFonts w:ascii="Times New Roman" w:hAnsi="Times New Roman" w:eastAsia="Times New Roman"/>
          <w:sz w:val="24"/>
        </w:rPr>
        <w:t xml:space="preserve">9.</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Barber TM. Why are women with polycystic ovary syndrome obese?</w:t>
      </w:r>
      <w:r>
        <w:rPr>
          <w:rFonts w:ascii="Times New Roman" w:hAnsi="Times New Roman" w:eastAsia="Times New Roman"/>
          <w:sz w:val="24"/>
        </w:rPr>
        <w:t xml:space="preserve"> </w:t>
      </w:r>
      <w:r>
        <w:rPr>
          <w:rFonts w:ascii="Times New Roman" w:hAnsi="Times New Roman" w:eastAsia="Times New Roman"/>
          <w:i/>
          <w:iCs/>
          <w:sz w:val="24"/>
        </w:rPr>
        <w:t xml:space="preserve">British Medical Bulletin</w:t>
      </w:r>
      <w:r>
        <w:rPr>
          <w:rFonts w:ascii="Times New Roman" w:hAnsi="Times New Roman" w:eastAsia="Times New Roman"/>
          <w:sz w:val="24"/>
        </w:rPr>
        <w:t xml:space="preserve">. 2022;143(1):4-15. doi:</w:t>
      </w:r>
      <w:hyperlink r:id="rId53">
        <w:r>
          <w:rPr>
            <w:rStyle w:val="Hyperlink"/>
          </w:rPr>
          <w:t xml:space="preserve">10.1093/bmb/ldac007</w:t>
        </w:r>
      </w:hyperlink>
    </w:p>
    <w:bookmarkEnd w:id="54"/>
    <w:bookmarkStart w:id="56" w:name="ref-barberObesityPolycysticOvary2021"/>
    <w:p>
      <w:pPr>
        <w:pStyle w:val="Bibliography"/>
        <w:spacing w:line="480" w:lineRule="auto" w:after="0"/>
      </w:pPr>
      <w:r>
        <w:rPr>
          <w:rFonts w:ascii="Times New Roman" w:hAnsi="Times New Roman" w:eastAsia="Times New Roman"/>
          <w:sz w:val="24"/>
        </w:rPr>
        <w:t xml:space="preserve">10.</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Barber TM, Franks S. Obesity and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Clinical Endocrinology</w:t>
      </w:r>
      <w:r>
        <w:rPr>
          <w:rFonts w:ascii="Times New Roman" w:hAnsi="Times New Roman" w:eastAsia="Times New Roman"/>
          <w:sz w:val="24"/>
        </w:rPr>
        <w:t xml:space="preserve">. 2021;95(4):531-541. doi:</w:t>
      </w:r>
      <w:hyperlink r:id="rId55">
        <w:r>
          <w:rPr>
            <w:rStyle w:val="Hyperlink"/>
          </w:rPr>
          <w:t xml:space="preserve">10.1111/cen.14421</w:t>
        </w:r>
      </w:hyperlink>
    </w:p>
    <w:bookmarkEnd w:id="56"/>
    <w:bookmarkStart w:id="58" w:name="X15d4ea98fc8f8d5cc3ece57c422fdf01c399bb1"/>
    <w:p>
      <w:pPr>
        <w:pStyle w:val="Bibliography"/>
        <w:spacing w:line="480" w:lineRule="auto" w:after="0"/>
      </w:pPr>
      <w:r>
        <w:rPr>
          <w:rFonts w:ascii="Times New Roman" w:hAnsi="Times New Roman" w:eastAsia="Times New Roman"/>
          <w:sz w:val="24"/>
        </w:rPr>
        <w:t xml:space="preserve">11.</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Hirschberg AL, Naessén S, Stridsberg M, Byström B, Holtet J. Impaired cholecystokinin secretion and disturbed appetite regulation in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Gynecological Endocrinology: The Official Journal of the International Society of Gynecological Endocrinology</w:t>
      </w:r>
      <w:r>
        <w:rPr>
          <w:rFonts w:ascii="Times New Roman" w:hAnsi="Times New Roman" w:eastAsia="Times New Roman"/>
          <w:sz w:val="24"/>
        </w:rPr>
        <w:t xml:space="preserve">. 2004;19(2):79-87. doi:</w:t>
      </w:r>
      <w:hyperlink r:id="rId57">
        <w:r>
          <w:rPr>
            <w:rStyle w:val="Hyperlink"/>
          </w:rPr>
          <w:t xml:space="preserve">10.1080/09513590400002300</w:t>
        </w:r>
      </w:hyperlink>
    </w:p>
    <w:bookmarkEnd w:id="58"/>
    <w:bookmarkStart w:id="60" w:name="ref-moranGhrelinMeasuresSatiety2004"/>
    <w:p>
      <w:pPr>
        <w:pStyle w:val="Bibliography"/>
        <w:spacing w:line="480" w:lineRule="auto" w:after="0"/>
      </w:pPr>
      <w:r>
        <w:rPr>
          <w:rFonts w:ascii="Times New Roman" w:hAnsi="Times New Roman" w:eastAsia="Times New Roman"/>
          <w:sz w:val="24"/>
        </w:rPr>
        <w:t xml:space="preserve">12.</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Moran LJ, Noakes M, Clifton PM, et al. Ghrelin and measures of satiety are altered in polycystic ovary syndrome but not differentially affected by diet composition.</w:t>
      </w:r>
      <w:r>
        <w:rPr>
          <w:rFonts w:ascii="Times New Roman" w:hAnsi="Times New Roman" w:eastAsia="Times New Roman"/>
          <w:sz w:val="24"/>
        </w:rPr>
        <w:t xml:space="preserve"> </w:t>
      </w:r>
      <w:r>
        <w:rPr>
          <w:rFonts w:ascii="Times New Roman" w:hAnsi="Times New Roman" w:eastAsia="Times New Roman"/>
          <w:i/>
          <w:iCs/>
          <w:sz w:val="24"/>
        </w:rPr>
        <w:t xml:space="preserve">The Journal of Clinical Endocrinology and Metabolism</w:t>
      </w:r>
      <w:r>
        <w:rPr>
          <w:rFonts w:ascii="Times New Roman" w:hAnsi="Times New Roman" w:eastAsia="Times New Roman"/>
          <w:sz w:val="24"/>
        </w:rPr>
        <w:t xml:space="preserve">. 2004;89(7):3337-3344. doi:</w:t>
      </w:r>
      <w:hyperlink r:id="rId59">
        <w:r>
          <w:rPr>
            <w:rStyle w:val="Hyperlink"/>
          </w:rPr>
          <w:t xml:space="preserve">10.1210/jc.2003-031583</w:t>
        </w:r>
      </w:hyperlink>
    </w:p>
    <w:bookmarkEnd w:id="60"/>
    <w:bookmarkStart w:id="62" w:name="ref-stefanakiFoodCravingsObesity2024"/>
    <w:p>
      <w:pPr>
        <w:pStyle w:val="Bibliography"/>
        <w:spacing w:line="480" w:lineRule="auto" w:after="0"/>
      </w:pPr>
      <w:r>
        <w:rPr>
          <w:rFonts w:ascii="Times New Roman" w:hAnsi="Times New Roman" w:eastAsia="Times New Roman"/>
          <w:sz w:val="24"/>
        </w:rPr>
        <w:t xml:space="preserve">13.</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Stefanaki K, Karagiannakis DS, Peppa M, et al. Food</w:t>
      </w:r>
      <w:r>
        <w:rPr>
          <w:rFonts w:ascii="Times New Roman" w:hAnsi="Times New Roman" w:eastAsia="Times New Roman"/>
          <w:sz w:val="24"/>
        </w:rPr>
        <w:t xml:space="preserve"> </w:t>
      </w:r>
      <w:r>
        <w:rPr>
          <w:rFonts w:ascii="Times New Roman" w:hAnsi="Times New Roman" w:eastAsia="Times New Roman"/>
          <w:sz w:val="24"/>
        </w:rPr>
        <w:t xml:space="preserve">Cravings</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Obesity</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Women</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Pathophysiological</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Therapeutic Considerations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Nutrients</w:t>
      </w:r>
      <w:r>
        <w:rPr>
          <w:rFonts w:ascii="Times New Roman" w:hAnsi="Times New Roman" w:eastAsia="Times New Roman"/>
          <w:sz w:val="24"/>
        </w:rPr>
        <w:t xml:space="preserve">. 2024;16(7):1049. doi:</w:t>
      </w:r>
      <w:hyperlink r:id="rId61">
        <w:r>
          <w:rPr>
            <w:rStyle w:val="Hyperlink"/>
          </w:rPr>
          <w:t xml:space="preserve">10.3390/nu16071049</w:t>
        </w:r>
      </w:hyperlink>
    </w:p>
    <w:bookmarkEnd w:id="62"/>
    <w:bookmarkStart w:id="64" w:name="ref-georgopoulosBasalMetabolicRate2009"/>
    <w:p>
      <w:pPr>
        <w:pStyle w:val="Bibliography"/>
        <w:spacing w:line="480" w:lineRule="auto" w:after="0"/>
      </w:pPr>
      <w:r>
        <w:rPr>
          <w:rFonts w:ascii="Times New Roman" w:hAnsi="Times New Roman" w:eastAsia="Times New Roman"/>
          <w:sz w:val="24"/>
        </w:rPr>
        <w:t xml:space="preserve">14.</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Georgopoulos NA, Saltamavros AD, Vervita V, et al. Basal metabolic rate is decreased in women with polycystic ovary syndrome and biochemical hyperandrogenemia and is associated with insulin resistance.</w:t>
      </w:r>
      <w:r>
        <w:rPr>
          <w:rFonts w:ascii="Times New Roman" w:hAnsi="Times New Roman" w:eastAsia="Times New Roman"/>
          <w:sz w:val="24"/>
        </w:rPr>
        <w:t xml:space="preserve"> </w:t>
      </w:r>
      <w:r>
        <w:rPr>
          <w:rFonts w:ascii="Times New Roman" w:hAnsi="Times New Roman" w:eastAsia="Times New Roman"/>
          <w:i/>
          <w:iCs/>
          <w:sz w:val="24"/>
        </w:rPr>
        <w:t xml:space="preserve">Fertility and Sterility</w:t>
      </w:r>
      <w:r>
        <w:rPr>
          <w:rFonts w:ascii="Times New Roman" w:hAnsi="Times New Roman" w:eastAsia="Times New Roman"/>
          <w:sz w:val="24"/>
        </w:rPr>
        <w:t xml:space="preserve">. 2009;92(1):250-255. doi:</w:t>
      </w:r>
      <w:hyperlink r:id="rId63">
        <w:r>
          <w:rPr>
            <w:rStyle w:val="Hyperlink"/>
          </w:rPr>
          <w:t xml:space="preserve">10.1016/j.fertnstert.2008.04.067</w:t>
        </w:r>
      </w:hyperlink>
    </w:p>
    <w:bookmarkEnd w:id="64"/>
    <w:bookmarkStart w:id="66" w:name="ref-romualdiRestingMetabolicRate2019"/>
    <w:p>
      <w:pPr>
        <w:pStyle w:val="Bibliography"/>
        <w:spacing w:line="480" w:lineRule="auto" w:after="0"/>
      </w:pPr>
      <w:r>
        <w:rPr>
          <w:rFonts w:ascii="Times New Roman" w:hAnsi="Times New Roman" w:eastAsia="Times New Roman"/>
          <w:sz w:val="24"/>
        </w:rPr>
        <w:t xml:space="preserve">15.</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Romualdi D, Versace V, Tagliaferri V, et al. The resting metabolic rate in women with polycystic ovary syndrome and its relation to the hormonal milieu, insulin metabolism, and body fat distribution: A cohort study.</w:t>
      </w:r>
      <w:r>
        <w:rPr>
          <w:rFonts w:ascii="Times New Roman" w:hAnsi="Times New Roman" w:eastAsia="Times New Roman"/>
          <w:sz w:val="24"/>
        </w:rPr>
        <w:t xml:space="preserve"> </w:t>
      </w:r>
      <w:r>
        <w:rPr>
          <w:rFonts w:ascii="Times New Roman" w:hAnsi="Times New Roman" w:eastAsia="Times New Roman"/>
          <w:i/>
          <w:iCs/>
          <w:sz w:val="24"/>
        </w:rPr>
        <w:t xml:space="preserve">Journal of Endocrinological Investigation</w:t>
      </w:r>
      <w:r>
        <w:rPr>
          <w:rFonts w:ascii="Times New Roman" w:hAnsi="Times New Roman" w:eastAsia="Times New Roman"/>
          <w:sz w:val="24"/>
        </w:rPr>
        <w:t xml:space="preserve">. 2019;42(9):1089-1097. doi:</w:t>
      </w:r>
      <w:hyperlink r:id="rId65">
        <w:r>
          <w:rPr>
            <w:rStyle w:val="Hyperlink"/>
          </w:rPr>
          <w:t xml:space="preserve">10.1007/s40618-019-01029-2</w:t>
        </w:r>
      </w:hyperlink>
    </w:p>
    <w:bookmarkEnd w:id="66"/>
    <w:bookmarkStart w:id="68" w:name="ref-churchillBasalMetabolicRate2015"/>
    <w:p>
      <w:pPr>
        <w:pStyle w:val="Bibliography"/>
        <w:spacing w:line="480" w:lineRule="auto" w:after="0"/>
      </w:pPr>
      <w:r>
        <w:rPr>
          <w:rFonts w:ascii="Times New Roman" w:hAnsi="Times New Roman" w:eastAsia="Times New Roman"/>
          <w:sz w:val="24"/>
        </w:rPr>
        <w:t xml:space="preserve">16.</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Churchill SJ, Wang ET, Bhasin G, et al. Basal metabolic rate in women with</w:t>
      </w:r>
      <w:r>
        <w:rPr>
          <w:rFonts w:ascii="Times New Roman" w:hAnsi="Times New Roman" w:eastAsia="Times New Roman"/>
          <w:sz w:val="24"/>
        </w:rPr>
        <w:t xml:space="preserve"> </w:t>
      </w:r>
      <w:r>
        <w:rPr>
          <w:rFonts w:ascii="Times New Roman" w:hAnsi="Times New Roman" w:eastAsia="Times New Roman"/>
          <w:sz w:val="24"/>
        </w:rPr>
        <w:t xml:space="preserve">PCOS</w:t>
      </w:r>
      <w:r>
        <w:rPr>
          <w:rFonts w:ascii="Times New Roman" w:hAnsi="Times New Roman" w:eastAsia="Times New Roman"/>
          <w:sz w:val="24"/>
        </w:rPr>
        <w:t xml:space="preserve"> </w:t>
      </w:r>
      <w:r>
        <w:rPr>
          <w:rFonts w:ascii="Times New Roman" w:hAnsi="Times New Roman" w:eastAsia="Times New Roman"/>
          <w:sz w:val="24"/>
        </w:rPr>
        <w:t xml:space="preserve">compared to eumenorrheic controls.</w:t>
      </w:r>
      <w:r>
        <w:rPr>
          <w:rFonts w:ascii="Times New Roman" w:hAnsi="Times New Roman" w:eastAsia="Times New Roman"/>
          <w:sz w:val="24"/>
        </w:rPr>
        <w:t xml:space="preserve"> </w:t>
      </w:r>
      <w:r>
        <w:rPr>
          <w:rFonts w:ascii="Times New Roman" w:hAnsi="Times New Roman" w:eastAsia="Times New Roman"/>
          <w:i/>
          <w:iCs/>
          <w:sz w:val="24"/>
        </w:rPr>
        <w:t xml:space="preserve">Clinical Endocrinology</w:t>
      </w:r>
      <w:r>
        <w:rPr>
          <w:rFonts w:ascii="Times New Roman" w:hAnsi="Times New Roman" w:eastAsia="Times New Roman"/>
          <w:sz w:val="24"/>
        </w:rPr>
        <w:t xml:space="preserve">. 2015;83(3):384-388. doi:</w:t>
      </w:r>
      <w:hyperlink r:id="rId67">
        <w:r>
          <w:rPr>
            <w:rStyle w:val="Hyperlink"/>
          </w:rPr>
          <w:t xml:space="preserve">10.1111/cen.12740</w:t>
        </w:r>
      </w:hyperlink>
    </w:p>
    <w:bookmarkEnd w:id="68"/>
    <w:bookmarkStart w:id="70" w:name="ref-graffSaturatedFatIntake2017"/>
    <w:p>
      <w:pPr>
        <w:pStyle w:val="Bibliography"/>
        <w:spacing w:line="480" w:lineRule="auto" w:after="0"/>
      </w:pPr>
      <w:r>
        <w:rPr>
          <w:rFonts w:ascii="Times New Roman" w:hAnsi="Times New Roman" w:eastAsia="Times New Roman"/>
          <w:sz w:val="24"/>
        </w:rPr>
        <w:t xml:space="preserve">17.</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Graff SK, Mario FM, Magalhães JA, Moraes RS, Spritzer PM. Saturated</w:t>
      </w:r>
      <w:r>
        <w:rPr>
          <w:rFonts w:ascii="Times New Roman" w:hAnsi="Times New Roman" w:eastAsia="Times New Roman"/>
          <w:sz w:val="24"/>
        </w:rPr>
        <w:t xml:space="preserve"> </w:t>
      </w:r>
      <w:r>
        <w:rPr>
          <w:rFonts w:ascii="Times New Roman" w:hAnsi="Times New Roman" w:eastAsia="Times New Roman"/>
          <w:sz w:val="24"/>
        </w:rPr>
        <w:t xml:space="preserve">Fat Intake Is Related</w:t>
      </w:r>
      <w:r>
        <w:rPr>
          <w:rFonts w:ascii="Times New Roman" w:hAnsi="Times New Roman" w:eastAsia="Times New Roman"/>
          <w:sz w:val="24"/>
        </w:rPr>
        <w:t xml:space="preserve"> </w:t>
      </w:r>
      <w:r>
        <w:rPr>
          <w:rFonts w:ascii="Times New Roman" w:hAnsi="Times New Roman" w:eastAsia="Times New Roman"/>
          <w:sz w:val="24"/>
        </w:rPr>
        <w:t xml:space="preserve">to</w:t>
      </w:r>
      <w:r>
        <w:rPr>
          <w:rFonts w:ascii="Times New Roman" w:hAnsi="Times New Roman" w:eastAsia="Times New Roman"/>
          <w:sz w:val="24"/>
        </w:rPr>
        <w:t xml:space="preserve"> </w:t>
      </w:r>
      <w:r>
        <w:rPr>
          <w:rFonts w:ascii="Times New Roman" w:hAnsi="Times New Roman" w:eastAsia="Times New Roman"/>
          <w:sz w:val="24"/>
        </w:rPr>
        <w:t xml:space="preserve">Heart Rate Variability</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Women</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Annals of Nutrition &amp; Metabolism</w:t>
      </w:r>
      <w:r>
        <w:rPr>
          <w:rFonts w:ascii="Times New Roman" w:hAnsi="Times New Roman" w:eastAsia="Times New Roman"/>
          <w:sz w:val="24"/>
        </w:rPr>
        <w:t xml:space="preserve">. 2017;71(3-4):224-233. doi:</w:t>
      </w:r>
      <w:hyperlink r:id="rId69">
        <w:r>
          <w:rPr>
            <w:rStyle w:val="Hyperlink"/>
          </w:rPr>
          <w:t xml:space="preserve">10.1159/000484325</w:t>
        </w:r>
      </w:hyperlink>
    </w:p>
    <w:bookmarkEnd w:id="70"/>
    <w:bookmarkStart w:id="72" w:name="ref-larssonDietaryIntakeResting2016"/>
    <w:p>
      <w:pPr>
        <w:pStyle w:val="Bibliography"/>
        <w:spacing w:line="480" w:lineRule="auto" w:after="0"/>
      </w:pPr>
      <w:r>
        <w:rPr>
          <w:rFonts w:ascii="Times New Roman" w:hAnsi="Times New Roman" w:eastAsia="Times New Roman"/>
          <w:sz w:val="24"/>
        </w:rPr>
        <w:t xml:space="preserve">18.</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Larsson I, Hulthén L, Landén M, Pålsson E, Janson P, Stener-Victorin E. Dietary intake, resting energy expenditure, and eating behavior in women with and without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Clinical Nutrition (Edinburgh, Scotland)</w:t>
      </w:r>
      <w:r>
        <w:rPr>
          <w:rFonts w:ascii="Times New Roman" w:hAnsi="Times New Roman" w:eastAsia="Times New Roman"/>
          <w:sz w:val="24"/>
        </w:rPr>
        <w:t xml:space="preserve">. 2016;35(1):213-218. doi:</w:t>
      </w:r>
      <w:hyperlink r:id="rId71">
        <w:r>
          <w:rPr>
            <w:rStyle w:val="Hyperlink"/>
          </w:rPr>
          <w:t xml:space="preserve">10.1016/j.clnu.2015.02.006</w:t>
        </w:r>
      </w:hyperlink>
    </w:p>
    <w:bookmarkEnd w:id="72"/>
    <w:bookmarkStart w:id="74" w:name="ref-segalRestingMetabolicRate1990"/>
    <w:p>
      <w:pPr>
        <w:pStyle w:val="Bibliography"/>
        <w:spacing w:line="480" w:lineRule="auto" w:after="0"/>
      </w:pPr>
      <w:r>
        <w:rPr>
          <w:rFonts w:ascii="Times New Roman" w:hAnsi="Times New Roman" w:eastAsia="Times New Roman"/>
          <w:sz w:val="24"/>
        </w:rPr>
        <w:t xml:space="preserve">19.</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Segal KR, Dunaif A.</w:t>
      </w:r>
      <w:r>
        <w:rPr>
          <w:rFonts w:ascii="Times New Roman" w:hAnsi="Times New Roman" w:eastAsia="Times New Roman"/>
          <w:sz w:val="24"/>
        </w:rPr>
        <w:t xml:space="preserve"> </w:t>
      </w:r>
      <w:hyperlink r:id="rId73">
        <w:r>
          <w:rPr>
            <w:rStyle w:val="Hyperlink"/>
          </w:rPr>
          <w:t xml:space="preserve">Resting metabolic rate and postprandial thermogenesis in polycystic ovarian syndrome</w:t>
        </w:r>
      </w:hyperlink>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International Journal of Obesity</w:t>
      </w:r>
      <w:r>
        <w:rPr>
          <w:rFonts w:ascii="Times New Roman" w:hAnsi="Times New Roman" w:eastAsia="Times New Roman"/>
          <w:sz w:val="24"/>
        </w:rPr>
        <w:t xml:space="preserve">. 1990;14(7):559-567.</w:t>
      </w:r>
    </w:p>
    <w:bookmarkEnd w:id="74"/>
    <w:bookmarkStart w:id="76" w:name="ref-pesonenPolycysticOvarySyndrome2023"/>
    <w:p>
      <w:pPr>
        <w:pStyle w:val="Bibliography"/>
        <w:spacing w:line="480" w:lineRule="auto" w:after="0"/>
      </w:pPr>
      <w:r>
        <w:rPr>
          <w:rFonts w:ascii="Times New Roman" w:hAnsi="Times New Roman" w:eastAsia="Times New Roman"/>
          <w:sz w:val="24"/>
        </w:rPr>
        <w:t xml:space="preserve">20.</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Pesonen E, Nurkkala M, Niemelä M, et al. Polycystic ovary syndrome is associated with weight-loss attempts and perception of overweight independent of</w:t>
      </w:r>
      <w:r>
        <w:rPr>
          <w:rFonts w:ascii="Times New Roman" w:hAnsi="Times New Roman" w:eastAsia="Times New Roman"/>
          <w:sz w:val="24"/>
        </w:rPr>
        <w:t xml:space="preserve"> </w:t>
      </w:r>
      <w:r>
        <w:rPr>
          <w:rFonts w:ascii="Times New Roman" w:hAnsi="Times New Roman" w:eastAsia="Times New Roman"/>
          <w:sz w:val="24"/>
        </w:rPr>
        <w:t xml:space="preserve">BMI</w:t>
      </w:r>
      <w:r>
        <w:rPr>
          <w:rFonts w:ascii="Times New Roman" w:hAnsi="Times New Roman" w:eastAsia="Times New Roman"/>
          <w:sz w:val="24"/>
        </w:rPr>
        <w:t xml:space="preserve">: A population-based cohort study.</w:t>
      </w:r>
      <w:r>
        <w:rPr>
          <w:rFonts w:ascii="Times New Roman" w:hAnsi="Times New Roman" w:eastAsia="Times New Roman"/>
          <w:sz w:val="24"/>
        </w:rPr>
        <w:t xml:space="preserve"> </w:t>
      </w:r>
      <w:r>
        <w:rPr>
          <w:rFonts w:ascii="Times New Roman" w:hAnsi="Times New Roman" w:eastAsia="Times New Roman"/>
          <w:i/>
          <w:iCs/>
          <w:sz w:val="24"/>
        </w:rPr>
        <w:t xml:space="preserve">Obesity (Silver Spring, Md)</w:t>
      </w:r>
      <w:r>
        <w:rPr>
          <w:rFonts w:ascii="Times New Roman" w:hAnsi="Times New Roman" w:eastAsia="Times New Roman"/>
          <w:sz w:val="24"/>
        </w:rPr>
        <w:t xml:space="preserve">. 2023;31(4):1108-1120. doi:</w:t>
      </w:r>
      <w:hyperlink r:id="rId75">
        <w:r>
          <w:rPr>
            <w:rStyle w:val="Hyperlink"/>
          </w:rPr>
          <w:t xml:space="preserve">10.1002/oby.23681</w:t>
        </w:r>
      </w:hyperlink>
    </w:p>
    <w:bookmarkEnd w:id="76"/>
    <w:bookmarkStart w:id="78" w:name="Xd22e485155203cf9835626a3b060a9efb4e3172"/>
    <w:p>
      <w:pPr>
        <w:pStyle w:val="Bibliography"/>
        <w:spacing w:line="480" w:lineRule="auto" w:after="0"/>
      </w:pPr>
      <w:r>
        <w:rPr>
          <w:rFonts w:ascii="Times New Roman" w:hAnsi="Times New Roman" w:eastAsia="Times New Roman"/>
          <w:sz w:val="24"/>
        </w:rPr>
        <w:t xml:space="preserve">21.</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Ozgen Saydam B, Yildiz BO. Weight management strategies for patients with</w:t>
      </w:r>
      <w:r>
        <w:rPr>
          <w:rFonts w:ascii="Times New Roman" w:hAnsi="Times New Roman" w:eastAsia="Times New Roman"/>
          <w:sz w:val="24"/>
        </w:rPr>
        <w:t xml:space="preserve"> </w:t>
      </w:r>
      <w:r>
        <w:rPr>
          <w:rFonts w:ascii="Times New Roman" w:hAnsi="Times New Roman" w:eastAsia="Times New Roman"/>
          <w:sz w:val="24"/>
        </w:rPr>
        <w:t xml:space="preserve">PCOS</w:t>
      </w:r>
      <w:r>
        <w:rPr>
          <w:rFonts w:ascii="Times New Roman" w:hAnsi="Times New Roman" w:eastAsia="Times New Roman"/>
          <w:sz w:val="24"/>
        </w:rPr>
        <w:t xml:space="preserve">: Current perspectives.</w:t>
      </w:r>
      <w:r>
        <w:rPr>
          <w:rFonts w:ascii="Times New Roman" w:hAnsi="Times New Roman" w:eastAsia="Times New Roman"/>
          <w:sz w:val="24"/>
        </w:rPr>
        <w:t xml:space="preserve"> </w:t>
      </w:r>
      <w:r>
        <w:rPr>
          <w:rFonts w:ascii="Times New Roman" w:hAnsi="Times New Roman" w:eastAsia="Times New Roman"/>
          <w:i/>
          <w:iCs/>
          <w:sz w:val="24"/>
        </w:rPr>
        <w:t xml:space="preserve">Expert Review of Endocrinology &amp; Metabolism</w:t>
      </w:r>
      <w:r>
        <w:rPr>
          <w:rFonts w:ascii="Times New Roman" w:hAnsi="Times New Roman" w:eastAsia="Times New Roman"/>
          <w:sz w:val="24"/>
        </w:rPr>
        <w:t xml:space="preserve">. 2021;16(2):49-62. doi:</w:t>
      </w:r>
      <w:hyperlink r:id="rId77">
        <w:r>
          <w:rPr>
            <w:rStyle w:val="Hyperlink"/>
          </w:rPr>
          <w:t xml:space="preserve">10.1080/17446651.2021.1896966</w:t>
        </w:r>
      </w:hyperlink>
    </w:p>
    <w:bookmarkEnd w:id="78"/>
    <w:bookmarkStart w:id="80" w:name="Xf104291672a8b0b03b5b4691036ec0ae0b3ccdc"/>
    <w:p>
      <w:pPr>
        <w:pStyle w:val="Bibliography"/>
        <w:spacing w:line="480" w:lineRule="auto" w:after="0"/>
      </w:pPr>
      <w:r>
        <w:rPr>
          <w:rFonts w:ascii="Times New Roman" w:hAnsi="Times New Roman" w:eastAsia="Times New Roman"/>
          <w:sz w:val="24"/>
        </w:rPr>
        <w:t xml:space="preserve">22.</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Lalonde-Bester S, Malik M, Masoumi R, et al. Prevalence and</w:t>
      </w:r>
      <w:r>
        <w:rPr>
          <w:rFonts w:ascii="Times New Roman" w:hAnsi="Times New Roman" w:eastAsia="Times New Roman"/>
          <w:sz w:val="24"/>
        </w:rPr>
        <w:t xml:space="preserve"> </w:t>
      </w:r>
      <w:r>
        <w:rPr>
          <w:rFonts w:ascii="Times New Roman" w:hAnsi="Times New Roman" w:eastAsia="Times New Roman"/>
          <w:sz w:val="24"/>
        </w:rPr>
        <w:t xml:space="preserve">Etiology</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Eating Disorders</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 Scoping Review</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Advances in Nutrition (Bethesda, Md)</w:t>
      </w:r>
      <w:r>
        <w:rPr>
          <w:rFonts w:ascii="Times New Roman" w:hAnsi="Times New Roman" w:eastAsia="Times New Roman"/>
          <w:sz w:val="24"/>
        </w:rPr>
        <w:t xml:space="preserve">. 2024;15(4):100193. doi:</w:t>
      </w:r>
      <w:hyperlink r:id="rId79">
        <w:r>
          <w:rPr>
            <w:rStyle w:val="Hyperlink"/>
          </w:rPr>
          <w:t xml:space="preserve">10.1016/j.advnut.2024.100193</w:t>
        </w:r>
      </w:hyperlink>
    </w:p>
    <w:bookmarkEnd w:id="80"/>
    <w:bookmarkStart w:id="82" w:name="ref-jeanesBingeEatingBehaviours2017"/>
    <w:p>
      <w:pPr>
        <w:pStyle w:val="Bibliography"/>
        <w:spacing w:line="480" w:lineRule="auto" w:after="0"/>
      </w:pPr>
      <w:r>
        <w:rPr>
          <w:rFonts w:ascii="Times New Roman" w:hAnsi="Times New Roman" w:eastAsia="Times New Roman"/>
          <w:sz w:val="24"/>
        </w:rPr>
        <w:t xml:space="preserve">23.</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Jeanes YM, Reeves S, Gibson EL, Piggott C, May VA, Hart KH. Binge eating behaviours and food cravings in women with</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Appetite</w:t>
      </w:r>
      <w:r>
        <w:rPr>
          <w:rFonts w:ascii="Times New Roman" w:hAnsi="Times New Roman" w:eastAsia="Times New Roman"/>
          <w:sz w:val="24"/>
        </w:rPr>
        <w:t xml:space="preserve">. 2017;109:24-32. doi:</w:t>
      </w:r>
      <w:hyperlink r:id="rId81">
        <w:r>
          <w:rPr>
            <w:rStyle w:val="Hyperlink"/>
          </w:rPr>
          <w:t xml:space="preserve">10.1016/j.appet.2016.11.010</w:t>
        </w:r>
      </w:hyperlink>
    </w:p>
    <w:bookmarkEnd w:id="82"/>
    <w:bookmarkStart w:id="84" w:name="ref-aleneziImpactDietInducedWeight2024"/>
    <w:p>
      <w:pPr>
        <w:pStyle w:val="Bibliography"/>
        <w:spacing w:line="480" w:lineRule="auto" w:after="0"/>
      </w:pPr>
      <w:r>
        <w:rPr>
          <w:rFonts w:ascii="Times New Roman" w:hAnsi="Times New Roman" w:eastAsia="Times New Roman"/>
          <w:sz w:val="24"/>
        </w:rPr>
        <w:t xml:space="preserve">24.</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Alenezi SA, Elkmeshi N, Alanazi A, Alanazi ST, Khan R, Amer S. The</w:t>
      </w:r>
      <w:r>
        <w:rPr>
          <w:rFonts w:ascii="Times New Roman" w:hAnsi="Times New Roman" w:eastAsia="Times New Roman"/>
          <w:sz w:val="24"/>
        </w:rPr>
        <w:t xml:space="preserve"> </w:t>
      </w:r>
      <w:r>
        <w:rPr>
          <w:rFonts w:ascii="Times New Roman" w:hAnsi="Times New Roman" w:eastAsia="Times New Roman"/>
          <w:sz w:val="24"/>
        </w:rPr>
        <w:t xml:space="preserve">Impact</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Diet-Induced Weight Loss</w:t>
      </w:r>
      <w:r>
        <w:rPr>
          <w:rFonts w:ascii="Times New Roman" w:hAnsi="Times New Roman" w:eastAsia="Times New Roman"/>
          <w:sz w:val="24"/>
        </w:rPr>
        <w:t xml:space="preserve"> </w:t>
      </w:r>
      <w:r>
        <w:rPr>
          <w:rFonts w:ascii="Times New Roman" w:hAnsi="Times New Roman" w:eastAsia="Times New Roman"/>
          <w:sz w:val="24"/>
        </w:rPr>
        <w:t xml:space="preserve">on</w:t>
      </w:r>
      <w:r>
        <w:rPr>
          <w:rFonts w:ascii="Times New Roman" w:hAnsi="Times New Roman" w:eastAsia="Times New Roman"/>
          <w:sz w:val="24"/>
        </w:rPr>
        <w:t xml:space="preserve"> </w:t>
      </w:r>
      <w:r>
        <w:rPr>
          <w:rFonts w:ascii="Times New Roman" w:hAnsi="Times New Roman" w:eastAsia="Times New Roman"/>
          <w:sz w:val="24"/>
        </w:rPr>
        <w:t xml:space="preserve">Inflammatory Status</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Hyperandrogenism</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Women</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Fonts w:ascii="Times New Roman" w:hAnsi="Times New Roman" w:eastAsia="Times New Roman"/>
          <w:sz w:val="24"/>
        </w:rPr>
        <w:t xml:space="preserve">Polycystic Ovarian Syndrome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PCOS</w:t>
      </w:r>
      <w:r>
        <w:rPr>
          <w:rFonts w:ascii="Times New Roman" w:hAnsi="Times New Roman" w:eastAsia="Times New Roman"/>
          <w:sz w:val="24"/>
        </w:rPr>
        <w:t xml:space="preserve">)-</w:t>
      </w:r>
      <w:r>
        <w:rPr>
          <w:rFonts w:ascii="Times New Roman" w:hAnsi="Times New Roman" w:eastAsia="Times New Roman"/>
          <w:sz w:val="24"/>
        </w:rPr>
        <w:t xml:space="preserve">A Systematic Review</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Meta-Analysis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Journal of Clinical Medicine</w:t>
      </w:r>
      <w:r>
        <w:rPr>
          <w:rFonts w:ascii="Times New Roman" w:hAnsi="Times New Roman" w:eastAsia="Times New Roman"/>
          <w:sz w:val="24"/>
        </w:rPr>
        <w:t xml:space="preserve">. 2024;13(16):4934. doi:</w:t>
      </w:r>
      <w:hyperlink r:id="rId83">
        <w:r>
          <w:rPr>
            <w:rStyle w:val="Hyperlink"/>
          </w:rPr>
          <w:t xml:space="preserve">10.3390/jcm13164934</w:t>
        </w:r>
      </w:hyperlink>
    </w:p>
    <w:bookmarkEnd w:id="84"/>
    <w:bookmarkStart w:id="86" w:name="ref-holteRestoredInsulinSensitivity1995"/>
    <w:p>
      <w:pPr>
        <w:pStyle w:val="Bibliography"/>
        <w:spacing w:line="480" w:lineRule="auto" w:after="0"/>
      </w:pPr>
      <w:r>
        <w:rPr>
          <w:rFonts w:ascii="Times New Roman" w:hAnsi="Times New Roman" w:eastAsia="Times New Roman"/>
          <w:sz w:val="24"/>
        </w:rPr>
        <w:t xml:space="preserve">25.</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Holte J, Bergh T, Berne C, Wide L, Lithell H. Restored insulin sensitivity but persistently increased early insulin secretion after weight loss in obese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The Journal of Clinical Endocrinology and Metabolism</w:t>
      </w:r>
      <w:r>
        <w:rPr>
          <w:rFonts w:ascii="Times New Roman" w:hAnsi="Times New Roman" w:eastAsia="Times New Roman"/>
          <w:sz w:val="24"/>
        </w:rPr>
        <w:t xml:space="preserve">. 1995;80(9):2586-2593. doi:</w:t>
      </w:r>
      <w:hyperlink r:id="rId85">
        <w:r>
          <w:rPr>
            <w:rStyle w:val="Hyperlink"/>
          </w:rPr>
          <w:t xml:space="preserve">10.1210/jcem.80.9.7673399</w:t>
        </w:r>
      </w:hyperlink>
    </w:p>
    <w:bookmarkEnd w:id="86"/>
    <w:bookmarkStart w:id="88" w:name="Xef6023b8adc3ab3d2bf6189bf56a2bd1e394119"/>
    <w:p>
      <w:pPr>
        <w:pStyle w:val="Bibliography"/>
        <w:spacing w:line="480" w:lineRule="auto" w:after="0"/>
      </w:pPr>
      <w:r>
        <w:rPr>
          <w:rFonts w:ascii="Times New Roman" w:hAnsi="Times New Roman" w:eastAsia="Times New Roman"/>
          <w:sz w:val="24"/>
        </w:rPr>
        <w:t xml:space="preserve">26.</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Moran LJ, Tassone EC, Boyle J, et al. Evidence summaries and recommendations from the international evidence-based guideline for the assessment and management of polycystic ovary syndrome:</w:t>
      </w:r>
      <w:r>
        <w:rPr>
          <w:rFonts w:ascii="Times New Roman" w:hAnsi="Times New Roman" w:eastAsia="Times New Roman"/>
          <w:sz w:val="24"/>
        </w:rPr>
        <w:t xml:space="preserve"> </w:t>
      </w:r>
      <w:r>
        <w:rPr>
          <w:rFonts w:ascii="Times New Roman" w:hAnsi="Times New Roman" w:eastAsia="Times New Roman"/>
          <w:sz w:val="24"/>
        </w:rPr>
        <w:t xml:space="preserve">Lifestyle</w:t>
      </w:r>
      <w:r>
        <w:rPr>
          <w:rFonts w:ascii="Times New Roman" w:hAnsi="Times New Roman" w:eastAsia="Times New Roman"/>
          <w:sz w:val="24"/>
        </w:rPr>
        <w:t xml:space="preserve"> </w:t>
      </w:r>
      <w:r>
        <w:rPr>
          <w:rFonts w:ascii="Times New Roman" w:hAnsi="Times New Roman" w:eastAsia="Times New Roman"/>
          <w:sz w:val="24"/>
        </w:rPr>
        <w:t xml:space="preserve">management.</w:t>
      </w:r>
      <w:r>
        <w:rPr>
          <w:rFonts w:ascii="Times New Roman" w:hAnsi="Times New Roman" w:eastAsia="Times New Roman"/>
          <w:sz w:val="24"/>
        </w:rPr>
        <w:t xml:space="preserve"> </w:t>
      </w:r>
      <w:r>
        <w:rPr>
          <w:rFonts w:ascii="Times New Roman" w:hAnsi="Times New Roman" w:eastAsia="Times New Roman"/>
          <w:i/>
          <w:iCs/>
          <w:sz w:val="24"/>
        </w:rPr>
        <w:t xml:space="preserve">Obesity Reviews</w:t>
      </w:r>
      <w:r>
        <w:rPr>
          <w:rFonts w:ascii="Times New Roman" w:hAnsi="Times New Roman" w:eastAsia="Times New Roman"/>
          <w:sz w:val="24"/>
        </w:rPr>
        <w:t xml:space="preserve">. 2020;21(10):e13046. doi:</w:t>
      </w:r>
      <w:hyperlink r:id="rId87">
        <w:r>
          <w:rPr>
            <w:rStyle w:val="Hyperlink"/>
          </w:rPr>
          <w:t xml:space="preserve">10.1111/obr.13046</w:t>
        </w:r>
      </w:hyperlink>
    </w:p>
    <w:bookmarkEnd w:id="88"/>
    <w:bookmarkStart w:id="90" w:name="Xf953b471b60f7b8a583fa301884e7a419d6b4e6"/>
    <w:p>
      <w:pPr>
        <w:pStyle w:val="Bibliography"/>
        <w:spacing w:line="480" w:lineRule="auto" w:after="0"/>
      </w:pPr>
      <w:r>
        <w:rPr>
          <w:rFonts w:ascii="Times New Roman" w:hAnsi="Times New Roman" w:eastAsia="Times New Roman"/>
          <w:sz w:val="24"/>
        </w:rPr>
        <w:t xml:space="preserve">27.</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Teede HJ, Tay CT, Laven JJE, et al. Recommendations</w:t>
      </w:r>
      <w:r>
        <w:rPr>
          <w:rFonts w:ascii="Times New Roman" w:hAnsi="Times New Roman" w:eastAsia="Times New Roman"/>
          <w:sz w:val="24"/>
        </w:rPr>
        <w:t xml:space="preserve"> </w:t>
      </w:r>
      <w:r>
        <w:rPr>
          <w:rFonts w:ascii="Times New Roman" w:hAnsi="Times New Roman" w:eastAsia="Times New Roman"/>
          <w:sz w:val="24"/>
        </w:rPr>
        <w:t xml:space="preserve">From</w:t>
      </w:r>
      <w:r>
        <w:rPr>
          <w:rFonts w:ascii="Times New Roman" w:hAnsi="Times New Roman" w:eastAsia="Times New Roman"/>
          <w:sz w:val="24"/>
        </w:rPr>
        <w:t xml:space="preserve"> </w:t>
      </w:r>
      <w:r>
        <w:rPr>
          <w:rFonts w:ascii="Times New Roman" w:hAnsi="Times New Roman" w:eastAsia="Times New Roman"/>
          <w:sz w:val="24"/>
        </w:rPr>
        <w:t xml:space="preserve">the 2023</w:t>
      </w:r>
      <w:r>
        <w:rPr>
          <w:rFonts w:ascii="Times New Roman" w:hAnsi="Times New Roman" w:eastAsia="Times New Roman"/>
          <w:sz w:val="24"/>
        </w:rPr>
        <w:t xml:space="preserve"> </w:t>
      </w:r>
      <w:r>
        <w:rPr>
          <w:rFonts w:ascii="Times New Roman" w:hAnsi="Times New Roman" w:eastAsia="Times New Roman"/>
          <w:sz w:val="24"/>
        </w:rPr>
        <w:t xml:space="preserve">International Evidence-based Guideline</w:t>
      </w:r>
      <w:r>
        <w:rPr>
          <w:rFonts w:ascii="Times New Roman" w:hAnsi="Times New Roman" w:eastAsia="Times New Roman"/>
          <w:sz w:val="24"/>
        </w:rPr>
        <w:t xml:space="preserve"> </w:t>
      </w:r>
      <w:r>
        <w:rPr>
          <w:rFonts w:ascii="Times New Roman" w:hAnsi="Times New Roman" w:eastAsia="Times New Roman"/>
          <w:sz w:val="24"/>
        </w:rPr>
        <w:t xml:space="preserve">for the</w:t>
      </w:r>
      <w:r>
        <w:rPr>
          <w:rFonts w:ascii="Times New Roman" w:hAnsi="Times New Roman" w:eastAsia="Times New Roman"/>
          <w:sz w:val="24"/>
        </w:rPr>
        <w:t xml:space="preserve"> </w:t>
      </w:r>
      <w:r>
        <w:rPr>
          <w:rFonts w:ascii="Times New Roman" w:hAnsi="Times New Roman" w:eastAsia="Times New Roman"/>
          <w:sz w:val="24"/>
        </w:rPr>
        <w:t xml:space="preserve">Assessment</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Management</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The Journal of Clinical Endocrinology and Metabolism</w:t>
      </w:r>
      <w:r>
        <w:rPr>
          <w:rFonts w:ascii="Times New Roman" w:hAnsi="Times New Roman" w:eastAsia="Times New Roman"/>
          <w:sz w:val="24"/>
        </w:rPr>
        <w:t xml:space="preserve">. 2023;108(10):2447-2469. doi:</w:t>
      </w:r>
      <w:hyperlink r:id="rId89">
        <w:r>
          <w:rPr>
            <w:rStyle w:val="Hyperlink"/>
          </w:rPr>
          <w:t xml:space="preserve">10.1210/clinem/dgad463</w:t>
        </w:r>
      </w:hyperlink>
    </w:p>
    <w:bookmarkEnd w:id="90"/>
    <w:bookmarkStart w:id="92" w:name="ref-himeleinDepressionBodyImage2006"/>
    <w:p>
      <w:pPr>
        <w:pStyle w:val="Bibliography"/>
        <w:spacing w:line="480" w:lineRule="auto" w:after="0"/>
      </w:pPr>
      <w:r>
        <w:rPr>
          <w:rFonts w:ascii="Times New Roman" w:hAnsi="Times New Roman" w:eastAsia="Times New Roman"/>
          <w:sz w:val="24"/>
        </w:rPr>
        <w:t xml:space="preserve">28.</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Himelein MJ, Thatcher SS. Depression and body image among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Journal of Health Psychology</w:t>
      </w:r>
      <w:r>
        <w:rPr>
          <w:rFonts w:ascii="Times New Roman" w:hAnsi="Times New Roman" w:eastAsia="Times New Roman"/>
          <w:sz w:val="24"/>
        </w:rPr>
        <w:t xml:space="preserve">. 2006;11(4):613-625. doi:</w:t>
      </w:r>
      <w:hyperlink r:id="rId91">
        <w:r>
          <w:rPr>
            <w:rStyle w:val="Hyperlink"/>
          </w:rPr>
          <w:t xml:space="preserve">10.1177/1359105306065021</w:t>
        </w:r>
      </w:hyperlink>
    </w:p>
    <w:bookmarkEnd w:id="92"/>
    <w:bookmarkStart w:id="94" w:name="ref-hofmannBodyImageMental2025"/>
    <w:p>
      <w:pPr>
        <w:pStyle w:val="Bibliography"/>
        <w:spacing w:line="480" w:lineRule="auto" w:after="0"/>
      </w:pPr>
      <w:r>
        <w:rPr>
          <w:rFonts w:ascii="Times New Roman" w:hAnsi="Times New Roman" w:eastAsia="Times New Roman"/>
          <w:sz w:val="24"/>
        </w:rPr>
        <w:t xml:space="preserve">29.</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Hofmann K, Decrinis C, Bitterlich N, Tropschuh K, Stute P, Bachmann A. Body image and mental health in women with polycystic ovary syndrome-a cross-sectional study.</w:t>
      </w:r>
      <w:r>
        <w:rPr>
          <w:rFonts w:ascii="Times New Roman" w:hAnsi="Times New Roman" w:eastAsia="Times New Roman"/>
          <w:sz w:val="24"/>
        </w:rPr>
        <w:t xml:space="preserve"> </w:t>
      </w:r>
      <w:r>
        <w:rPr>
          <w:rFonts w:ascii="Times New Roman" w:hAnsi="Times New Roman" w:eastAsia="Times New Roman"/>
          <w:i/>
          <w:iCs/>
          <w:sz w:val="24"/>
        </w:rPr>
        <w:t xml:space="preserve">Archives of Gynecology and Obstetrics</w:t>
      </w:r>
      <w:r>
        <w:rPr>
          <w:rFonts w:ascii="Times New Roman" w:hAnsi="Times New Roman" w:eastAsia="Times New Roman"/>
          <w:sz w:val="24"/>
        </w:rPr>
        <w:t xml:space="preserve">. 2025;312(1):177-190. doi:</w:t>
      </w:r>
      <w:hyperlink r:id="rId93">
        <w:r>
          <w:rPr>
            <w:rStyle w:val="Hyperlink"/>
          </w:rPr>
          <w:t xml:space="preserve">10.1007/s00404-024-07913-4</w:t>
        </w:r>
      </w:hyperlink>
    </w:p>
    <w:bookmarkEnd w:id="94"/>
    <w:bookmarkStart w:id="96" w:name="ref-gellerBodyImageIllness2025"/>
    <w:p>
      <w:pPr>
        <w:pStyle w:val="Bibliography"/>
        <w:spacing w:line="480" w:lineRule="auto" w:after="0"/>
      </w:pPr>
      <w:r>
        <w:rPr>
          <w:rFonts w:ascii="Times New Roman" w:hAnsi="Times New Roman" w:eastAsia="Times New Roman"/>
          <w:sz w:val="24"/>
        </w:rPr>
        <w:t xml:space="preserve">30.</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Geller S, Levy S, Avitsur R. Body image, illness perception, and psychological distress in women coping with polycystic ovary syndrome (</w:t>
      </w:r>
      <w:r>
        <w:rPr>
          <w:rFonts w:ascii="Times New Roman" w:hAnsi="Times New Roman" w:eastAsia="Times New Roman"/>
          <w:sz w:val="24"/>
        </w:rPr>
        <w:t xml:space="preserve">PCOS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Health Psychology Open</w:t>
      </w:r>
      <w:r>
        <w:rPr>
          <w:rFonts w:ascii="Times New Roman" w:hAnsi="Times New Roman" w:eastAsia="Times New Roman"/>
          <w:sz w:val="24"/>
        </w:rPr>
        <w:t xml:space="preserve">. 2025;12:20551029251327441. doi:</w:t>
      </w:r>
      <w:hyperlink r:id="rId95">
        <w:r>
          <w:rPr>
            <w:rStyle w:val="Hyperlink"/>
          </w:rPr>
          <w:t xml:space="preserve">10.1177/20551029251327441</w:t>
        </w:r>
      </w:hyperlink>
    </w:p>
    <w:bookmarkEnd w:id="96"/>
    <w:bookmarkStart w:id="98" w:name="ref-davitadzeBodyImageConcerns2023"/>
    <w:p>
      <w:pPr>
        <w:pStyle w:val="Bibliography"/>
        <w:spacing w:line="480" w:lineRule="auto" w:after="0"/>
      </w:pPr>
      <w:r>
        <w:rPr>
          <w:rFonts w:ascii="Times New Roman" w:hAnsi="Times New Roman" w:eastAsia="Times New Roman"/>
          <w:sz w:val="24"/>
        </w:rPr>
        <w:t xml:space="preserve">31.</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Davitadze M, Malhotra K, Khalil H, et al. Body image concerns in women with polycystic ovary syndrome: A systematic review and meta-analysis.</w:t>
      </w:r>
      <w:r>
        <w:rPr>
          <w:rFonts w:ascii="Times New Roman" w:hAnsi="Times New Roman" w:eastAsia="Times New Roman"/>
          <w:sz w:val="24"/>
        </w:rPr>
        <w:t xml:space="preserve"> </w:t>
      </w:r>
      <w:r>
        <w:rPr>
          <w:rFonts w:ascii="Times New Roman" w:hAnsi="Times New Roman" w:eastAsia="Times New Roman"/>
          <w:i/>
          <w:iCs/>
          <w:sz w:val="24"/>
        </w:rPr>
        <w:t xml:space="preserve">European Journal of Endocrinology</w:t>
      </w:r>
      <w:r>
        <w:rPr>
          <w:rFonts w:ascii="Times New Roman" w:hAnsi="Times New Roman" w:eastAsia="Times New Roman"/>
          <w:sz w:val="24"/>
        </w:rPr>
        <w:t xml:space="preserve">. 2023;189(2):R1-R9. doi:</w:t>
      </w:r>
      <w:hyperlink r:id="rId97">
        <w:r>
          <w:rPr>
            <w:rStyle w:val="Hyperlink"/>
          </w:rPr>
          <w:t xml:space="preserve">10.1093/ejendo/lvad110</w:t>
        </w:r>
      </w:hyperlink>
    </w:p>
    <w:bookmarkEnd w:id="98"/>
    <w:bookmarkStart w:id="100" w:name="Xd4dae345bd881f4c9d3f8fb0fa33e5f8a025ab0"/>
    <w:p>
      <w:pPr>
        <w:pStyle w:val="Bibliography"/>
        <w:spacing w:line="480" w:lineRule="auto" w:after="0"/>
      </w:pPr>
      <w:r>
        <w:rPr>
          <w:rFonts w:ascii="Times New Roman" w:hAnsi="Times New Roman" w:eastAsia="Times New Roman"/>
          <w:sz w:val="24"/>
        </w:rPr>
        <w:t xml:space="preserve">32.</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Nguo K, McGowan M, Cowan S, et al. Exploring the physiological factors relating to energy balance in women with polycystic ovary syndrome: A scoping review.</w:t>
      </w:r>
      <w:r>
        <w:rPr>
          <w:rFonts w:ascii="Times New Roman" w:hAnsi="Times New Roman" w:eastAsia="Times New Roman"/>
          <w:sz w:val="24"/>
        </w:rPr>
        <w:t xml:space="preserve"> </w:t>
      </w:r>
      <w:r>
        <w:rPr>
          <w:rFonts w:ascii="Times New Roman" w:hAnsi="Times New Roman" w:eastAsia="Times New Roman"/>
          <w:i/>
          <w:iCs/>
          <w:sz w:val="24"/>
        </w:rPr>
        <w:t xml:space="preserve">Nutrition Reviews</w:t>
      </w:r>
      <w:r>
        <w:rPr>
          <w:rFonts w:ascii="Times New Roman" w:hAnsi="Times New Roman" w:eastAsia="Times New Roman"/>
          <w:sz w:val="24"/>
        </w:rPr>
        <w:t xml:space="preserve">. 2025;83(1):160-174. doi:</w:t>
      </w:r>
      <w:hyperlink r:id="rId99">
        <w:r>
          <w:rPr>
            <w:rStyle w:val="Hyperlink"/>
          </w:rPr>
          <w:t xml:space="preserve">10.1093/nutrit/nuad169</w:t>
        </w:r>
      </w:hyperlink>
    </w:p>
    <w:bookmarkEnd w:id="100"/>
    <w:bookmarkStart w:id="102" w:name="ref-pagePRISMA2020Statement2021a"/>
    <w:p>
      <w:pPr>
        <w:pStyle w:val="Bibliography"/>
        <w:spacing w:line="480" w:lineRule="auto" w:after="0"/>
      </w:pPr>
      <w:r>
        <w:rPr>
          <w:rFonts w:ascii="Times New Roman" w:hAnsi="Times New Roman" w:eastAsia="Times New Roman"/>
          <w:sz w:val="24"/>
        </w:rPr>
        <w:t xml:space="preserve">33.</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Page MJ, McKenzie JE, Bossuyt PM, et al. The</w:t>
      </w:r>
      <w:r>
        <w:rPr>
          <w:rFonts w:ascii="Times New Roman" w:hAnsi="Times New Roman" w:eastAsia="Times New Roman"/>
          <w:sz w:val="24"/>
        </w:rPr>
        <w:t xml:space="preserve"> </w:t>
      </w:r>
      <w:r>
        <w:rPr>
          <w:rFonts w:ascii="Times New Roman" w:hAnsi="Times New Roman" w:eastAsia="Times New Roman"/>
          <w:sz w:val="24"/>
        </w:rPr>
        <w:t xml:space="preserve">PRISMA</w:t>
      </w:r>
      <w:r>
        <w:rPr>
          <w:rFonts w:ascii="Times New Roman" w:hAnsi="Times New Roman" w:eastAsia="Times New Roman"/>
          <w:sz w:val="24"/>
        </w:rPr>
        <w:t xml:space="preserve"> </w:t>
      </w:r>
      <w:r>
        <w:rPr>
          <w:rFonts w:ascii="Times New Roman" w:hAnsi="Times New Roman" w:eastAsia="Times New Roman"/>
          <w:sz w:val="24"/>
        </w:rPr>
        <w:t xml:space="preserve">2020 statement: An updated guideline for reporting systematic reviews.</w:t>
      </w:r>
      <w:r>
        <w:rPr>
          <w:rFonts w:ascii="Times New Roman" w:hAnsi="Times New Roman" w:eastAsia="Times New Roman"/>
          <w:sz w:val="24"/>
        </w:rPr>
        <w:t xml:space="preserve"> </w:t>
      </w:r>
      <w:r>
        <w:rPr>
          <w:rFonts w:ascii="Times New Roman" w:hAnsi="Times New Roman" w:eastAsia="Times New Roman"/>
          <w:i/>
          <w:iCs/>
          <w:sz w:val="24"/>
        </w:rPr>
        <w:t xml:space="preserve">BMJ</w:t>
      </w:r>
      <w:r>
        <w:rPr>
          <w:rFonts w:ascii="Times New Roman" w:hAnsi="Times New Roman" w:eastAsia="Times New Roman"/>
          <w:sz w:val="24"/>
        </w:rPr>
        <w:t xml:space="preserve">. 2021;372:n71. doi:</w:t>
      </w:r>
      <w:hyperlink r:id="rId101">
        <w:r>
          <w:rPr>
            <w:rStyle w:val="Hyperlink"/>
          </w:rPr>
          <w:t xml:space="preserve">10.1136/bmj.n71</w:t>
        </w:r>
      </w:hyperlink>
    </w:p>
    <w:bookmarkEnd w:id="102"/>
    <w:bookmarkStart w:id="104" w:name="Xffe96c46a568d86534f94b06efc2f8e039f2a7d"/>
    <w:p>
      <w:pPr>
        <w:pStyle w:val="Bibliography"/>
        <w:spacing w:line="480" w:lineRule="auto" w:after="0"/>
      </w:pPr>
      <w:r>
        <w:rPr>
          <w:rFonts w:ascii="Times New Roman" w:hAnsi="Times New Roman" w:eastAsia="Times New Roman"/>
          <w:sz w:val="24"/>
        </w:rPr>
        <w:t xml:space="preserve">34.</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Weber S, Li Y, Iii JWS, Kakizume T, Schmidli H. Applying</w:t>
      </w:r>
      <w:r>
        <w:rPr>
          <w:rFonts w:ascii="Times New Roman" w:hAnsi="Times New Roman" w:eastAsia="Times New Roman"/>
          <w:sz w:val="24"/>
        </w:rPr>
        <w:t xml:space="preserve"> </w:t>
      </w:r>
      <w:r>
        <w:rPr>
          <w:rFonts w:ascii="Times New Roman" w:hAnsi="Times New Roman" w:eastAsia="Times New Roman"/>
          <w:sz w:val="24"/>
        </w:rPr>
        <w:t xml:space="preserve">Meta-Analytic-Predictive Priors</w:t>
      </w:r>
      <w:r>
        <w:rPr>
          <w:rFonts w:ascii="Times New Roman" w:hAnsi="Times New Roman" w:eastAsia="Times New Roman"/>
          <w:sz w:val="24"/>
        </w:rPr>
        <w:t xml:space="preserve"> </w:t>
      </w:r>
      <w:r>
        <w:rPr>
          <w:rFonts w:ascii="Times New Roman" w:hAnsi="Times New Roman" w:eastAsia="Times New Roman"/>
          <w:sz w:val="24"/>
        </w:rPr>
        <w:t xml:space="preserve">with the</w:t>
      </w:r>
      <w:r>
        <w:rPr>
          <w:rFonts w:ascii="Times New Roman" w:hAnsi="Times New Roman" w:eastAsia="Times New Roman"/>
          <w:sz w:val="24"/>
        </w:rPr>
        <w:t xml:space="preserve"> </w:t>
      </w:r>
      <w:r>
        <w:rPr>
          <w:rFonts w:ascii="Times New Roman" w:hAnsi="Times New Roman" w:eastAsia="Times New Roman"/>
          <w:sz w:val="24"/>
        </w:rPr>
        <w:t xml:space="preserve">R Bayesian Evidence Synthesis Tools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Journal of Statistical Software</w:t>
      </w:r>
      <w:r>
        <w:rPr>
          <w:rFonts w:ascii="Times New Roman" w:hAnsi="Times New Roman" w:eastAsia="Times New Roman"/>
          <w:sz w:val="24"/>
        </w:rPr>
        <w:t xml:space="preserve">. 2021;100:1-32. doi:</w:t>
      </w:r>
      <w:hyperlink r:id="rId103">
        <w:r>
          <w:rPr>
            <w:rStyle w:val="Hyperlink"/>
          </w:rPr>
          <w:t xml:space="preserve">10.18637/jss.v100.i19</w:t>
        </w:r>
      </w:hyperlink>
    </w:p>
    <w:bookmarkEnd w:id="104"/>
    <w:bookmarkStart w:id="106" w:name="ref-wanEstimatingSampleMean2014"/>
    <w:p>
      <w:pPr>
        <w:pStyle w:val="Bibliography"/>
        <w:spacing w:line="480" w:lineRule="auto" w:after="0"/>
      </w:pPr>
      <w:r>
        <w:rPr>
          <w:rFonts w:ascii="Times New Roman" w:hAnsi="Times New Roman" w:eastAsia="Times New Roman"/>
          <w:sz w:val="24"/>
        </w:rPr>
        <w:t xml:space="preserve">35.</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Wan X, Wang W, Liu J, Tong T. Estimating the sample mean and standard deviation from the sample size, median, range and/or interquartile range.</w:t>
      </w:r>
      <w:r>
        <w:rPr>
          <w:rFonts w:ascii="Times New Roman" w:hAnsi="Times New Roman" w:eastAsia="Times New Roman"/>
          <w:sz w:val="24"/>
        </w:rPr>
        <w:t xml:space="preserve"> </w:t>
      </w:r>
      <w:r>
        <w:rPr>
          <w:rFonts w:ascii="Times New Roman" w:hAnsi="Times New Roman" w:eastAsia="Times New Roman"/>
          <w:i/>
          <w:iCs/>
          <w:sz w:val="24"/>
        </w:rPr>
        <w:t xml:space="preserve">BMC Medical Research Methodology</w:t>
      </w:r>
      <w:r>
        <w:rPr>
          <w:rFonts w:ascii="Times New Roman" w:hAnsi="Times New Roman" w:eastAsia="Times New Roman"/>
          <w:sz w:val="24"/>
        </w:rPr>
        <w:t xml:space="preserve">. 2014;14(1):135. doi:</w:t>
      </w:r>
      <w:hyperlink r:id="rId105">
        <w:r>
          <w:rPr>
            <w:rStyle w:val="Hyperlink"/>
          </w:rPr>
          <w:t xml:space="preserve">10.1186/1471-2288-14-135</w:t>
        </w:r>
      </w:hyperlink>
    </w:p>
    <w:bookmarkEnd w:id="106"/>
    <w:bookmarkStart w:id="108" w:name="ref-pohlmeierEffectLowstarchLowdairy2014"/>
    <w:p>
      <w:pPr>
        <w:pStyle w:val="Bibliography"/>
        <w:spacing w:line="480" w:lineRule="auto" w:after="0"/>
      </w:pPr>
      <w:r>
        <w:rPr>
          <w:rFonts w:ascii="Times New Roman" w:hAnsi="Times New Roman" w:eastAsia="Times New Roman"/>
          <w:sz w:val="24"/>
        </w:rPr>
        <w:t xml:space="preserve">36.</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Pohlmeier AM, Phy JL, Watkins P, et al. Effect of a low-starch/low-dairy diet on fat oxidation in overweight and obese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Applied Physiology, Nutrition, and Metabolism = Physiologie Appliquee, Nutrition Et Metabolisme</w:t>
      </w:r>
      <w:r>
        <w:rPr>
          <w:rFonts w:ascii="Times New Roman" w:hAnsi="Times New Roman" w:eastAsia="Times New Roman"/>
          <w:sz w:val="24"/>
        </w:rPr>
        <w:t xml:space="preserve">. 2014;39(11):1237-1244. doi:</w:t>
      </w:r>
      <w:hyperlink r:id="rId107">
        <w:r>
          <w:rPr>
            <w:rStyle w:val="Hyperlink"/>
          </w:rPr>
          <w:t xml:space="preserve">10.1139/apnm-2014-0073</w:t>
        </w:r>
      </w:hyperlink>
    </w:p>
    <w:bookmarkEnd w:id="108"/>
    <w:bookmarkStart w:id="109" w:name="ref-kritikouA2BV3Adrenergic2006"/>
    <w:p>
      <w:pPr>
        <w:pStyle w:val="Bibliography"/>
        <w:spacing w:line="480" w:lineRule="auto" w:after="0"/>
      </w:pPr>
      <w:r>
        <w:rPr>
          <w:rFonts w:ascii="Times New Roman" w:hAnsi="Times New Roman" w:eastAsia="Times New Roman"/>
          <w:sz w:val="24"/>
        </w:rPr>
        <w:t xml:space="preserve">37.</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Kritikou S, Saltamavros AD, Adonakis G, et al. The</w:t>
      </w:r>
      <w:r>
        <w:rPr>
          <w:rFonts w:ascii="Times New Roman" w:hAnsi="Times New Roman" w:eastAsia="Times New Roman"/>
          <w:sz w:val="24"/>
        </w:rPr>
        <w:t xml:space="preserve"> </w:t>
      </w:r>
      <m:oMath>
        <m:r>
          <m:t>α</m:t>
        </m:r>
      </m:oMath>
      <w:r>
        <w:rPr>
          <w:rFonts w:ascii="Times New Roman" w:hAnsi="Times New Roman" w:eastAsia="Times New Roman"/>
          <w:sz w:val="24"/>
        </w:rPr>
        <w:t xml:space="preserve">2B</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m:oMath>
        <m:r>
          <m:t>β</m:t>
        </m:r>
      </m:oMath>
      <w:r>
        <w:rPr>
          <w:rFonts w:ascii="Times New Roman" w:hAnsi="Times New Roman" w:eastAsia="Times New Roman"/>
          <w:sz w:val="24"/>
        </w:rPr>
        <w:t xml:space="preserve">3 adrenergic receptor genes polymorphisms in women with polycystic ovarian syndrome (</w:t>
      </w:r>
      <w:r>
        <w:rPr>
          <w:rFonts w:ascii="Times New Roman" w:hAnsi="Times New Roman" w:eastAsia="Times New Roman"/>
          <w:sz w:val="24"/>
        </w:rPr>
        <w:t xml:space="preserve">PCOS</w:t>
      </w:r>
      <w:r>
        <w:rPr>
          <w:rFonts w:ascii="Times New Roman" w:hAnsi="Times New Roman" w:eastAsia="Times New Roman"/>
          <w:sz w:val="24"/>
        </w:rPr>
        <w:t xml:space="preserve">) and their association with insulin resistance and basal metabolic rate (</w:t>
      </w:r>
      <w:r>
        <w:rPr>
          <w:rFonts w:ascii="Times New Roman" w:hAnsi="Times New Roman" w:eastAsia="Times New Roman"/>
          <w:sz w:val="24"/>
        </w:rPr>
        <w:t xml:space="preserve">BMR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Review of Clinical Pharmacology and Pharmacokinetics – International Edition</w:t>
      </w:r>
      <w:r>
        <w:rPr>
          <w:rFonts w:ascii="Times New Roman" w:hAnsi="Times New Roman" w:eastAsia="Times New Roman"/>
          <w:sz w:val="24"/>
        </w:rPr>
        <w:t xml:space="preserve">. 2006;2006(2).</w:t>
      </w:r>
    </w:p>
    <w:bookmarkEnd w:id="109"/>
    <w:bookmarkStart w:id="111" w:name="ref-saltamavrosAlpha2Beta2007"/>
    <w:p>
      <w:pPr>
        <w:pStyle w:val="Bibliography"/>
        <w:spacing w:line="480" w:lineRule="auto" w:after="0"/>
      </w:pPr>
      <w:r>
        <w:rPr>
          <w:rFonts w:ascii="Times New Roman" w:hAnsi="Times New Roman" w:eastAsia="Times New Roman"/>
          <w:sz w:val="24"/>
        </w:rPr>
        <w:t xml:space="preserve">38.</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Saltamavros AD, Adonakis G, Kritikou S, et al. Alpha 2 beta adrenoreceptor 301-303 deletion polymorphism in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Clinical Autonomic Research: Official Journal of the Clinical Autonomic Research Society</w:t>
      </w:r>
      <w:r>
        <w:rPr>
          <w:rFonts w:ascii="Times New Roman" w:hAnsi="Times New Roman" w:eastAsia="Times New Roman"/>
          <w:sz w:val="24"/>
        </w:rPr>
        <w:t xml:space="preserve">. 2007;17(2):112-114. doi:</w:t>
      </w:r>
      <w:hyperlink r:id="rId110">
        <w:r>
          <w:rPr>
            <w:rStyle w:val="Hyperlink"/>
          </w:rPr>
          <w:t xml:space="preserve">10.1007/s10286-007-0403-6</w:t>
        </w:r>
      </w:hyperlink>
    </w:p>
    <w:bookmarkEnd w:id="111"/>
    <w:bookmarkStart w:id="113" w:name="X2e6bb104d80446bdeab50911145aadfcb9a6295"/>
    <w:p>
      <w:pPr>
        <w:pStyle w:val="Bibliography"/>
        <w:spacing w:line="480" w:lineRule="auto" w:after="0"/>
      </w:pPr>
      <w:r>
        <w:rPr>
          <w:rFonts w:ascii="Times New Roman" w:hAnsi="Times New Roman" w:eastAsia="Times New Roman"/>
          <w:sz w:val="24"/>
        </w:rPr>
        <w:t xml:space="preserve">39.</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Koika V, Marioli DJ, Saltamavros AD, et al. Association of the</w:t>
      </w:r>
      <w:r>
        <w:rPr>
          <w:rFonts w:ascii="Times New Roman" w:hAnsi="Times New Roman" w:eastAsia="Times New Roman"/>
          <w:sz w:val="24"/>
        </w:rPr>
        <w:t xml:space="preserve"> </w:t>
      </w:r>
      <w:r>
        <w:rPr>
          <w:rFonts w:ascii="Times New Roman" w:hAnsi="Times New Roman" w:eastAsia="Times New Roman"/>
          <w:sz w:val="24"/>
        </w:rPr>
        <w:t xml:space="preserve">Pro12Ala</w:t>
      </w:r>
      <w:r>
        <w:rPr>
          <w:rFonts w:ascii="Times New Roman" w:hAnsi="Times New Roman" w:eastAsia="Times New Roman"/>
          <w:sz w:val="24"/>
        </w:rPr>
        <w:t xml:space="preserve"> </w:t>
      </w:r>
      <w:r>
        <w:rPr>
          <w:rFonts w:ascii="Times New Roman" w:hAnsi="Times New Roman" w:eastAsia="Times New Roman"/>
          <w:sz w:val="24"/>
        </w:rPr>
        <w:t xml:space="preserve">polymorphism in peroxisome proliferator-activated receptor Gamma2 with decreased basic metabolic rate in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European Journal of Endocrinology</w:t>
      </w:r>
      <w:r>
        <w:rPr>
          <w:rFonts w:ascii="Times New Roman" w:hAnsi="Times New Roman" w:eastAsia="Times New Roman"/>
          <w:sz w:val="24"/>
        </w:rPr>
        <w:t xml:space="preserve">. 2009;161(2):317-322. doi:</w:t>
      </w:r>
      <w:hyperlink r:id="rId112">
        <w:r>
          <w:rPr>
            <w:rStyle w:val="Hyperlink"/>
          </w:rPr>
          <w:t xml:space="preserve">10.1530/EJE-08-1014</w:t>
        </w:r>
      </w:hyperlink>
    </w:p>
    <w:bookmarkEnd w:id="113"/>
    <w:bookmarkStart w:id="115" w:name="ref-hongBayesianMissingData2016"/>
    <w:p>
      <w:pPr>
        <w:pStyle w:val="Bibliography"/>
        <w:spacing w:line="480" w:lineRule="auto" w:after="0"/>
      </w:pPr>
      <w:r>
        <w:rPr>
          <w:rFonts w:ascii="Times New Roman" w:hAnsi="Times New Roman" w:eastAsia="Times New Roman"/>
          <w:sz w:val="24"/>
        </w:rPr>
        <w:t xml:space="preserve">40.</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Hong H, Chu H, Zhang J, Carlin BP. A</w:t>
      </w:r>
      <w:r>
        <w:rPr>
          <w:rFonts w:ascii="Times New Roman" w:hAnsi="Times New Roman" w:eastAsia="Times New Roman"/>
          <w:sz w:val="24"/>
        </w:rPr>
        <w:t xml:space="preserve"> </w:t>
      </w:r>
      <w:r>
        <w:rPr>
          <w:rFonts w:ascii="Times New Roman" w:hAnsi="Times New Roman" w:eastAsia="Times New Roman"/>
          <w:sz w:val="24"/>
        </w:rPr>
        <w:t xml:space="preserve">Bayesian</w:t>
      </w:r>
      <w:r>
        <w:rPr>
          <w:rFonts w:ascii="Times New Roman" w:hAnsi="Times New Roman" w:eastAsia="Times New Roman"/>
          <w:sz w:val="24"/>
        </w:rPr>
        <w:t xml:space="preserve"> </w:t>
      </w:r>
      <w:r>
        <w:rPr>
          <w:rFonts w:ascii="Times New Roman" w:hAnsi="Times New Roman" w:eastAsia="Times New Roman"/>
          <w:sz w:val="24"/>
        </w:rPr>
        <w:t xml:space="preserve">missing data framework for generalized multiple outcome mixed treatment comparisons.</w:t>
      </w:r>
      <w:r>
        <w:rPr>
          <w:rFonts w:ascii="Times New Roman" w:hAnsi="Times New Roman" w:eastAsia="Times New Roman"/>
          <w:sz w:val="24"/>
        </w:rPr>
        <w:t xml:space="preserve"> </w:t>
      </w:r>
      <w:r>
        <w:rPr>
          <w:rFonts w:ascii="Times New Roman" w:hAnsi="Times New Roman" w:eastAsia="Times New Roman"/>
          <w:i/>
          <w:iCs/>
          <w:sz w:val="24"/>
        </w:rPr>
        <w:t xml:space="preserve">Research Synthesis Methods</w:t>
      </w:r>
      <w:r>
        <w:rPr>
          <w:rFonts w:ascii="Times New Roman" w:hAnsi="Times New Roman" w:eastAsia="Times New Roman"/>
          <w:sz w:val="24"/>
        </w:rPr>
        <w:t xml:space="preserve">. 2016;7(1):6-22. doi:</w:t>
      </w:r>
      <w:hyperlink r:id="rId114">
        <w:r>
          <w:rPr>
            <w:rStyle w:val="Hyperlink"/>
          </w:rPr>
          <w:t xml:space="preserve">10.1002/jrsm.1153</w:t>
        </w:r>
      </w:hyperlink>
    </w:p>
    <w:bookmarkEnd w:id="115"/>
    <w:bookmarkStart w:id="117" w:name="ref-tosiRestingEnergyExpenditure2024"/>
    <w:p>
      <w:pPr>
        <w:pStyle w:val="Bibliography"/>
        <w:spacing w:line="480" w:lineRule="auto" w:after="0"/>
      </w:pPr>
      <w:r>
        <w:rPr>
          <w:rFonts w:ascii="Times New Roman" w:hAnsi="Times New Roman" w:eastAsia="Times New Roman"/>
          <w:sz w:val="24"/>
        </w:rPr>
        <w:t xml:space="preserve">41.</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Tosi F, Rosmini F, Gremes V, et al. Resting energy expenditure in women with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Human Reproduction (Oxford, England)</w:t>
      </w:r>
      <w:r>
        <w:rPr>
          <w:rFonts w:ascii="Times New Roman" w:hAnsi="Times New Roman" w:eastAsia="Times New Roman"/>
          <w:sz w:val="24"/>
        </w:rPr>
        <w:t xml:space="preserve">. 2024;39(8):1794-1803. doi:</w:t>
      </w:r>
      <w:hyperlink r:id="rId116">
        <w:r>
          <w:rPr>
            <w:rStyle w:val="Hyperlink"/>
          </w:rPr>
          <w:t xml:space="preserve">10.1093/humrep/deae129</w:t>
        </w:r>
      </w:hyperlink>
    </w:p>
    <w:bookmarkEnd w:id="117"/>
    <w:bookmarkStart w:id="119" w:name="X143fd255bbcd3f9476cb3b254420ad888dae39f"/>
    <w:p>
      <w:pPr>
        <w:pStyle w:val="Bibliography"/>
        <w:spacing w:line="480" w:lineRule="auto" w:after="0"/>
      </w:pPr>
      <w:r>
        <w:rPr>
          <w:rFonts w:ascii="Times New Roman" w:hAnsi="Times New Roman" w:eastAsia="Times New Roman"/>
          <w:sz w:val="24"/>
        </w:rPr>
        <w:t xml:space="preserve">42.</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Sanchez-Garrido MA, Tena-Sempere M. Metabolic dysfunction in polycystic ovary syndrome:</w:t>
      </w:r>
      <w:r>
        <w:rPr>
          <w:rFonts w:ascii="Times New Roman" w:hAnsi="Times New Roman" w:eastAsia="Times New Roman"/>
          <w:sz w:val="24"/>
        </w:rPr>
        <w:t xml:space="preserve"> </w:t>
      </w:r>
      <w:r>
        <w:rPr>
          <w:rFonts w:ascii="Times New Roman" w:hAnsi="Times New Roman" w:eastAsia="Times New Roman"/>
          <w:sz w:val="24"/>
        </w:rPr>
        <w:t xml:space="preserve">Pathogenic</w:t>
      </w:r>
      <w:r>
        <w:rPr>
          <w:rFonts w:ascii="Times New Roman" w:hAnsi="Times New Roman" w:eastAsia="Times New Roman"/>
          <w:sz w:val="24"/>
        </w:rPr>
        <w:t xml:space="preserve"> </w:t>
      </w:r>
      <w:r>
        <w:rPr>
          <w:rFonts w:ascii="Times New Roman" w:hAnsi="Times New Roman" w:eastAsia="Times New Roman"/>
          <w:sz w:val="24"/>
        </w:rPr>
        <w:t xml:space="preserve">role of androgen excess and potential therapeutic strategies.</w:t>
      </w:r>
      <w:r>
        <w:rPr>
          <w:rFonts w:ascii="Times New Roman" w:hAnsi="Times New Roman" w:eastAsia="Times New Roman"/>
          <w:sz w:val="24"/>
        </w:rPr>
        <w:t xml:space="preserve"> </w:t>
      </w:r>
      <w:r>
        <w:rPr>
          <w:rFonts w:ascii="Times New Roman" w:hAnsi="Times New Roman" w:eastAsia="Times New Roman"/>
          <w:i/>
          <w:iCs/>
          <w:sz w:val="24"/>
        </w:rPr>
        <w:t xml:space="preserve">Molecular Metabolism</w:t>
      </w:r>
      <w:r>
        <w:rPr>
          <w:rFonts w:ascii="Times New Roman" w:hAnsi="Times New Roman" w:eastAsia="Times New Roman"/>
          <w:sz w:val="24"/>
        </w:rPr>
        <w:t xml:space="preserve">. 2020;35:100937. doi:</w:t>
      </w:r>
      <w:hyperlink r:id="rId118">
        <w:r>
          <w:rPr>
            <w:rStyle w:val="Hyperlink"/>
          </w:rPr>
          <w:t xml:space="preserve">10.1016/j.molmet.2020.01.001</w:t>
        </w:r>
      </w:hyperlink>
    </w:p>
    <w:bookmarkEnd w:id="119"/>
    <w:bookmarkStart w:id="121" w:name="ref-leeIncreasedRiskDisordered2017"/>
    <w:p>
      <w:pPr>
        <w:pStyle w:val="Bibliography"/>
        <w:spacing w:line="480" w:lineRule="auto" w:after="0"/>
      </w:pPr>
      <w:r>
        <w:rPr>
          <w:rFonts w:ascii="Times New Roman" w:hAnsi="Times New Roman" w:eastAsia="Times New Roman"/>
          <w:sz w:val="24"/>
        </w:rPr>
        <w:t xml:space="preserve">43.</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Lee I, Cooney LG, Saini S, et al. Increased risk of disordered eating in polycystic ovary syndrome.</w:t>
      </w:r>
      <w:r>
        <w:rPr>
          <w:rFonts w:ascii="Times New Roman" w:hAnsi="Times New Roman" w:eastAsia="Times New Roman"/>
          <w:sz w:val="24"/>
        </w:rPr>
        <w:t xml:space="preserve"> </w:t>
      </w:r>
      <w:r>
        <w:rPr>
          <w:rFonts w:ascii="Times New Roman" w:hAnsi="Times New Roman" w:eastAsia="Times New Roman"/>
          <w:i/>
          <w:iCs/>
          <w:sz w:val="24"/>
        </w:rPr>
        <w:t xml:space="preserve">Fertility and Sterility</w:t>
      </w:r>
      <w:r>
        <w:rPr>
          <w:rFonts w:ascii="Times New Roman" w:hAnsi="Times New Roman" w:eastAsia="Times New Roman"/>
          <w:sz w:val="24"/>
        </w:rPr>
        <w:t xml:space="preserve">. 2017;107(3):796-802. doi:</w:t>
      </w:r>
      <w:hyperlink r:id="rId120">
        <w:r>
          <w:rPr>
            <w:rStyle w:val="Hyperlink"/>
          </w:rPr>
          <w:t xml:space="preserve">10.1016/j.fertnstert.2016.12.014</w:t>
        </w:r>
      </w:hyperlink>
    </w:p>
    <w:bookmarkEnd w:id="121"/>
    <w:bookmarkStart w:id="123" w:name="Xa163d55553085e82747211990c943443f00bb69"/>
    <w:p>
      <w:pPr>
        <w:pStyle w:val="Bibliography"/>
        <w:spacing w:line="480" w:lineRule="auto" w:after="0"/>
      </w:pPr>
      <w:r>
        <w:rPr>
          <w:rFonts w:ascii="Times New Roman" w:hAnsi="Times New Roman" w:eastAsia="Times New Roman"/>
          <w:sz w:val="24"/>
        </w:rPr>
        <w:t xml:space="preserve">44.</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Bernadett M, Szemán-N A.</w:t>
      </w:r>
      <w:r>
        <w:rPr>
          <w:rFonts w:ascii="Times New Roman" w:hAnsi="Times New Roman" w:eastAsia="Times New Roman"/>
          <w:sz w:val="24"/>
        </w:rPr>
        <w:t xml:space="preserve"> </w:t>
      </w:r>
      <w:hyperlink r:id="rId122">
        <w:r>
          <w:rPr>
            <w:rStyle w:val="Hyperlink"/>
          </w:rPr>
          <w:t xml:space="preserve">[Prevalence of eating disorders among women with polycystic ovary syndrome]</w:t>
        </w:r>
      </w:hyperlink>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Psychiatria Hungarica: A Magyar Pszichiatriai Tarsasag Tudomanyos Folyoirata</w:t>
      </w:r>
      <w:r>
        <w:rPr>
          <w:rFonts w:ascii="Times New Roman" w:hAnsi="Times New Roman" w:eastAsia="Times New Roman"/>
          <w:sz w:val="24"/>
        </w:rPr>
        <w:t xml:space="preserve">. 2016;31(2):136-145.</w:t>
      </w:r>
    </w:p>
    <w:bookmarkEnd w:id="123"/>
    <w:bookmarkStart w:id="125" w:name="ref-barryImpactEatingBehavior2011"/>
    <w:p>
      <w:pPr>
        <w:pStyle w:val="Bibliography"/>
        <w:spacing w:line="480" w:lineRule="auto" w:after="0"/>
      </w:pPr>
      <w:r>
        <w:rPr>
          <w:rFonts w:ascii="Times New Roman" w:hAnsi="Times New Roman" w:eastAsia="Times New Roman"/>
          <w:sz w:val="24"/>
        </w:rPr>
        <w:t xml:space="preserve">45.</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Barry JA, Bouloux P, Hardiman PJ. The impact of eating behavior on psychological symptoms typical of reactive hypoglycemia.</w:t>
      </w:r>
      <w:r>
        <w:rPr>
          <w:rFonts w:ascii="Times New Roman" w:hAnsi="Times New Roman" w:eastAsia="Times New Roman"/>
          <w:sz w:val="24"/>
        </w:rPr>
        <w:t xml:space="preserve"> </w:t>
      </w:r>
      <w:r>
        <w:rPr>
          <w:rFonts w:ascii="Times New Roman" w:hAnsi="Times New Roman" w:eastAsia="Times New Roman"/>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pilot study comparing women with polycystic ovary syndrome to controls.</w:t>
      </w:r>
      <w:r>
        <w:rPr>
          <w:rFonts w:ascii="Times New Roman" w:hAnsi="Times New Roman" w:eastAsia="Times New Roman"/>
          <w:sz w:val="24"/>
        </w:rPr>
        <w:t xml:space="preserve"> </w:t>
      </w:r>
      <w:r>
        <w:rPr>
          <w:rFonts w:ascii="Times New Roman" w:hAnsi="Times New Roman" w:eastAsia="Times New Roman"/>
          <w:i/>
          <w:iCs/>
          <w:sz w:val="24"/>
        </w:rPr>
        <w:t xml:space="preserve">Appetite</w:t>
      </w:r>
      <w:r>
        <w:rPr>
          <w:rFonts w:ascii="Times New Roman" w:hAnsi="Times New Roman" w:eastAsia="Times New Roman"/>
          <w:sz w:val="24"/>
        </w:rPr>
        <w:t xml:space="preserve">. 2011;57(1):73-76. doi:</w:t>
      </w:r>
      <w:hyperlink r:id="rId124">
        <w:r>
          <w:rPr>
            <w:rStyle w:val="Hyperlink"/>
          </w:rPr>
          <w:t xml:space="preserve">10.1016/j.appet.2011.03.003</w:t>
        </w:r>
      </w:hyperlink>
    </w:p>
    <w:bookmarkEnd w:id="125"/>
    <w:bookmarkStart w:id="127" w:name="Xeb28ce2a694c2b152ff06f9209f7e43fd26c4df"/>
    <w:p>
      <w:pPr>
        <w:pStyle w:val="Bibliography"/>
        <w:spacing w:line="480" w:lineRule="auto" w:after="0"/>
      </w:pPr>
      <w:r>
        <w:rPr>
          <w:rFonts w:ascii="Times New Roman" w:hAnsi="Times New Roman" w:eastAsia="Times New Roman"/>
          <w:sz w:val="24"/>
        </w:rPr>
        <w:t xml:space="preserve">46.</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Steegers-Theunissen RPM, Wiegel RE, Jansen PW, Laven JSE, Sinclair KD. Polycystic</w:t>
      </w:r>
      <w:r>
        <w:rPr>
          <w:rFonts w:ascii="Times New Roman" w:hAnsi="Times New Roman" w:eastAsia="Times New Roman"/>
          <w:sz w:val="24"/>
        </w:rPr>
        <w:t xml:space="preserve"> </w:t>
      </w:r>
      <w:r>
        <w:rPr>
          <w:rFonts w:ascii="Times New Roman" w:hAnsi="Times New Roman" w:eastAsia="Times New Roman"/>
          <w:sz w:val="24"/>
        </w:rPr>
        <w:t xml:space="preserve">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 Brain Disorder Characterized</w:t>
      </w:r>
      <w:r>
        <w:rPr>
          <w:rFonts w:ascii="Times New Roman" w:hAnsi="Times New Roman" w:eastAsia="Times New Roman"/>
          <w:sz w:val="24"/>
        </w:rPr>
        <w:t xml:space="preserve"> </w:t>
      </w:r>
      <w:r>
        <w:rPr>
          <w:rFonts w:ascii="Times New Roman" w:hAnsi="Times New Roman" w:eastAsia="Times New Roman"/>
          <w:sz w:val="24"/>
        </w:rPr>
        <w:t xml:space="preserve">by</w:t>
      </w:r>
      <w:r>
        <w:rPr>
          <w:rFonts w:ascii="Times New Roman" w:hAnsi="Times New Roman" w:eastAsia="Times New Roman"/>
          <w:sz w:val="24"/>
        </w:rPr>
        <w:t xml:space="preserve"> </w:t>
      </w:r>
      <w:r>
        <w:rPr>
          <w:rFonts w:ascii="Times New Roman" w:hAnsi="Times New Roman" w:eastAsia="Times New Roman"/>
          <w:sz w:val="24"/>
        </w:rPr>
        <w:t xml:space="preserve">Eating Problems Originating</w:t>
      </w:r>
      <w:r>
        <w:rPr>
          <w:rFonts w:ascii="Times New Roman" w:hAnsi="Times New Roman" w:eastAsia="Times New Roman"/>
          <w:sz w:val="24"/>
        </w:rPr>
        <w:t xml:space="preserve"> </w:t>
      </w:r>
      <w:r>
        <w:rPr>
          <w:rFonts w:ascii="Times New Roman" w:hAnsi="Times New Roman" w:eastAsia="Times New Roman"/>
          <w:sz w:val="24"/>
        </w:rPr>
        <w:t xml:space="preserve">during</w:t>
      </w:r>
      <w:r>
        <w:rPr>
          <w:rFonts w:ascii="Times New Roman" w:hAnsi="Times New Roman" w:eastAsia="Times New Roman"/>
          <w:sz w:val="24"/>
        </w:rPr>
        <w:t xml:space="preserve"> </w:t>
      </w:r>
      <w:r>
        <w:rPr>
          <w:rFonts w:ascii="Times New Roman" w:hAnsi="Times New Roman" w:eastAsia="Times New Roman"/>
          <w:sz w:val="24"/>
        </w:rPr>
        <w:t xml:space="preserve">Puberty</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Adolescence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International Journal of Molecular Sciences</w:t>
      </w:r>
      <w:r>
        <w:rPr>
          <w:rFonts w:ascii="Times New Roman" w:hAnsi="Times New Roman" w:eastAsia="Times New Roman"/>
          <w:sz w:val="24"/>
        </w:rPr>
        <w:t xml:space="preserve">. 2020;21(21):8211. doi:</w:t>
      </w:r>
      <w:hyperlink r:id="rId126">
        <w:r>
          <w:rPr>
            <w:rStyle w:val="Hyperlink"/>
          </w:rPr>
          <w:t xml:space="preserve">10.3390/ijms21218211</w:t>
        </w:r>
      </w:hyperlink>
    </w:p>
    <w:bookmarkEnd w:id="127"/>
    <w:bookmarkStart w:id="129" w:name="ref-cooneyIncreasedPrevalenceBinge2024"/>
    <w:p>
      <w:pPr>
        <w:pStyle w:val="Bibliography"/>
        <w:spacing w:line="480" w:lineRule="auto" w:after="0"/>
      </w:pPr>
      <w:r>
        <w:rPr>
          <w:rFonts w:ascii="Times New Roman" w:hAnsi="Times New Roman" w:eastAsia="Times New Roman"/>
          <w:sz w:val="24"/>
        </w:rPr>
        <w:t xml:space="preserve">47.</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Cooney LG, Gyorfi K, Sanneh A, et al. Increased</w:t>
      </w:r>
      <w:r>
        <w:rPr>
          <w:rFonts w:ascii="Times New Roman" w:hAnsi="Times New Roman" w:eastAsia="Times New Roman"/>
          <w:sz w:val="24"/>
        </w:rPr>
        <w:t xml:space="preserve"> </w:t>
      </w:r>
      <w:r>
        <w:rPr>
          <w:rFonts w:ascii="Times New Roman" w:hAnsi="Times New Roman" w:eastAsia="Times New Roman"/>
          <w:sz w:val="24"/>
        </w:rPr>
        <w:t xml:space="preserve">Prevalence</w:t>
      </w:r>
      <w:r>
        <w:rPr>
          <w:rFonts w:ascii="Times New Roman" w:hAnsi="Times New Roman" w:eastAsia="Times New Roman"/>
          <w:sz w:val="24"/>
        </w:rPr>
        <w:t xml:space="preserve"> </w:t>
      </w:r>
      <w:r>
        <w:rPr>
          <w:rFonts w:ascii="Times New Roman" w:hAnsi="Times New Roman" w:eastAsia="Times New Roman"/>
          <w:sz w:val="24"/>
        </w:rPr>
        <w:t xml:space="preserve">of</w:t>
      </w:r>
      <w:r>
        <w:rPr>
          <w:rFonts w:ascii="Times New Roman" w:hAnsi="Times New Roman" w:eastAsia="Times New Roman"/>
          <w:sz w:val="24"/>
        </w:rPr>
        <w:t xml:space="preserve"> </w:t>
      </w:r>
      <w:r>
        <w:rPr>
          <w:rFonts w:ascii="Times New Roman" w:hAnsi="Times New Roman" w:eastAsia="Times New Roman"/>
          <w:sz w:val="24"/>
        </w:rPr>
        <w:t xml:space="preserve">Binge Eating Disorder</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Bulimia Nervosa</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Women With 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 Systematic Review</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Meta-Analysis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The Journal of Clinical Endocrinology and Metabolism</w:t>
      </w:r>
      <w:r>
        <w:rPr>
          <w:rFonts w:ascii="Times New Roman" w:hAnsi="Times New Roman" w:eastAsia="Times New Roman"/>
          <w:sz w:val="24"/>
        </w:rPr>
        <w:t xml:space="preserve">. 2024;109(12):3293-3305. doi:</w:t>
      </w:r>
      <w:hyperlink r:id="rId128">
        <w:r>
          <w:rPr>
            <w:rStyle w:val="Hyperlink"/>
          </w:rPr>
          <w:t xml:space="preserve">10.1210/clinem/dgae462</w:t>
        </w:r>
      </w:hyperlink>
    </w:p>
    <w:bookmarkEnd w:id="129"/>
    <w:bookmarkStart w:id="131" w:name="Xb91710f9e5431932d7f18eb94018f07184fc12a"/>
    <w:p>
      <w:pPr>
        <w:pStyle w:val="Bibliography"/>
        <w:spacing w:line="480" w:lineRule="auto" w:after="0"/>
      </w:pPr>
      <w:r>
        <w:rPr>
          <w:rFonts w:ascii="Times New Roman" w:hAnsi="Times New Roman" w:eastAsia="Times New Roman"/>
          <w:sz w:val="24"/>
        </w:rPr>
        <w:t xml:space="preserve">48.</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Pirotta S, Barillaro M, Brennan L, et al. Disordered</w:t>
      </w:r>
      <w:r>
        <w:rPr>
          <w:rFonts w:ascii="Times New Roman" w:hAnsi="Times New Roman" w:eastAsia="Times New Roman"/>
          <w:sz w:val="24"/>
        </w:rPr>
        <w:t xml:space="preserve"> </w:t>
      </w:r>
      <w:r>
        <w:rPr>
          <w:rFonts w:ascii="Times New Roman" w:hAnsi="Times New Roman" w:eastAsia="Times New Roman"/>
          <w:sz w:val="24"/>
        </w:rPr>
        <w:t xml:space="preserve">Eating Behaviours</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Eating Disorders</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Women</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Australia</w:t>
      </w:r>
      <w:r>
        <w:rPr>
          <w:rFonts w:ascii="Times New Roman" w:hAnsi="Times New Roman" w:eastAsia="Times New Roman"/>
          <w:sz w:val="24"/>
        </w:rPr>
        <w:t xml:space="preserve"> </w:t>
      </w:r>
      <w:r>
        <w:rPr>
          <w:rFonts w:ascii="Times New Roman" w:hAnsi="Times New Roman" w:eastAsia="Times New Roman"/>
          <w:sz w:val="24"/>
        </w:rPr>
        <w:t xml:space="preserve">with and without</w:t>
      </w:r>
      <w:r>
        <w:rPr>
          <w:rFonts w:ascii="Times New Roman" w:hAnsi="Times New Roman" w:eastAsia="Times New Roman"/>
          <w:sz w:val="24"/>
        </w:rPr>
        <w:t xml:space="preserve"> </w:t>
      </w:r>
      <w:r>
        <w:rPr>
          <w:rFonts w:ascii="Times New Roman" w:hAnsi="Times New Roman" w:eastAsia="Times New Roman"/>
          <w:sz w:val="24"/>
        </w:rPr>
        <w:t xml:space="preserve">Polycystic Ovary Syndrome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 Cross-Sectional Study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Journal of Clinical Medicine</w:t>
      </w:r>
      <w:r>
        <w:rPr>
          <w:rFonts w:ascii="Times New Roman" w:hAnsi="Times New Roman" w:eastAsia="Times New Roman"/>
          <w:sz w:val="24"/>
        </w:rPr>
        <w:t xml:space="preserve">. 2019;8(10):1682. doi:</w:t>
      </w:r>
      <w:hyperlink r:id="rId130">
        <w:r>
          <w:rPr>
            <w:rStyle w:val="Hyperlink"/>
          </w:rPr>
          <w:t xml:space="preserve">10.3390/jcm8101682</w:t>
        </w:r>
      </w:hyperlink>
    </w:p>
    <w:bookmarkEnd w:id="131"/>
    <w:bookmarkStart w:id="132" w:name="ref-ExplorationWeightNeutralLifestyle"/>
    <w:p>
      <w:pPr>
        <w:pStyle w:val="Bibliography"/>
        <w:spacing w:line="480" w:lineRule="auto" w:after="0"/>
      </w:pPr>
      <w:r>
        <w:rPr>
          <w:rFonts w:ascii="Times New Roman" w:hAnsi="Times New Roman" w:eastAsia="Times New Roman"/>
          <w:sz w:val="24"/>
        </w:rPr>
        <w:t xml:space="preserve">49.</w:t>
      </w:r>
      <w:r>
        <w:rPr>
          <w:rFonts w:ascii="Times New Roman" w:hAnsi="Times New Roman" w:eastAsia="Times New Roman"/>
          <w:sz w:val="24"/>
        </w:rPr>
        <w:t xml:space="preserve"> </w:t>
      </w:r>
      <w:r>
        <w:rPr>
          <w:rFonts w:ascii="Times New Roman" w:hAnsi="Times New Roman" w:eastAsia="Times New Roman"/>
          <w:sz w:val="24"/>
        </w:rPr>
        <w:t xml:space="preserve">	</w:t>
      </w:r>
      <w:r>
        <w:rPr>
          <w:rFonts w:ascii="Times New Roman" w:hAnsi="Times New Roman" w:eastAsia="Times New Roman"/>
          <w:sz w:val="24"/>
        </w:rPr>
        <w:t xml:space="preserve">Herbert S.</w:t>
      </w:r>
      <w:r>
        <w:rPr>
          <w:rFonts w:ascii="Times New Roman" w:hAnsi="Times New Roman" w:eastAsia="Times New Roman"/>
          <w:sz w:val="24"/>
        </w:rPr>
        <w:t xml:space="preserve"> </w:t>
      </w:r>
      <w:r>
        <w:rPr>
          <w:rFonts w:ascii="Times New Roman" w:hAnsi="Times New Roman" w:eastAsia="Times New Roman"/>
          <w:i/>
          <w:iCs/>
          <w:sz w:val="24"/>
        </w:rPr>
        <w:t xml:space="preserve">The</w:t>
      </w:r>
      <w:r>
        <w:rPr>
          <w:rFonts w:ascii="Times New Roman" w:hAnsi="Times New Roman" w:eastAsia="Times New Roman"/>
          <w:i/>
          <w:iCs/>
          <w:sz w:val="24"/>
        </w:rPr>
        <w:t xml:space="preserve"> </w:t>
      </w:r>
      <w:r>
        <w:rPr>
          <w:rFonts w:ascii="Times New Roman" w:hAnsi="Times New Roman" w:eastAsia="Times New Roman"/>
          <w:i/>
          <w:iCs/>
          <w:sz w:val="24"/>
        </w:rPr>
        <w:t xml:space="preserve">Exploration</w:t>
      </w:r>
      <w:r>
        <w:rPr>
          <w:rFonts w:ascii="Times New Roman" w:hAnsi="Times New Roman" w:eastAsia="Times New Roman"/>
          <w:i/>
          <w:iCs/>
          <w:sz w:val="24"/>
        </w:rPr>
        <w:t xml:space="preserve"> </w:t>
      </w:r>
      <w:r>
        <w:rPr>
          <w:rFonts w:ascii="Times New Roman" w:hAnsi="Times New Roman" w:eastAsia="Times New Roman"/>
          <w:i/>
          <w:iCs/>
          <w:sz w:val="24"/>
        </w:rPr>
        <w:t xml:space="preserve">of a</w:t>
      </w:r>
      <w:r>
        <w:rPr>
          <w:rFonts w:ascii="Times New Roman" w:hAnsi="Times New Roman" w:eastAsia="Times New Roman"/>
          <w:i/>
          <w:iCs/>
          <w:sz w:val="24"/>
        </w:rPr>
        <w:t xml:space="preserve"> </w:t>
      </w:r>
      <w:r>
        <w:rPr>
          <w:rFonts w:ascii="Times New Roman" w:hAnsi="Times New Roman" w:eastAsia="Times New Roman"/>
          <w:i/>
          <w:iCs/>
          <w:sz w:val="24"/>
        </w:rPr>
        <w:t xml:space="preserve">Weight-Neutral Lifestyle Intervention</w:t>
      </w:r>
      <w:r>
        <w:rPr>
          <w:rFonts w:ascii="Times New Roman" w:hAnsi="Times New Roman" w:eastAsia="Times New Roman"/>
          <w:i/>
          <w:iCs/>
          <w:sz w:val="24"/>
        </w:rPr>
        <w:t xml:space="preserve"> </w:t>
      </w:r>
      <w:r>
        <w:rPr>
          <w:rFonts w:ascii="Times New Roman" w:hAnsi="Times New Roman" w:eastAsia="Times New Roman"/>
          <w:i/>
          <w:iCs/>
          <w:sz w:val="24"/>
        </w:rPr>
        <w:t xml:space="preserve">for the</w:t>
      </w:r>
      <w:r>
        <w:rPr>
          <w:rFonts w:ascii="Times New Roman" w:hAnsi="Times New Roman" w:eastAsia="Times New Roman"/>
          <w:i/>
          <w:iCs/>
          <w:sz w:val="24"/>
        </w:rPr>
        <w:t xml:space="preserve"> </w:t>
      </w:r>
      <w:r>
        <w:rPr>
          <w:rFonts w:ascii="Times New Roman" w:hAnsi="Times New Roman" w:eastAsia="Times New Roman"/>
          <w:i/>
          <w:iCs/>
          <w:sz w:val="24"/>
        </w:rPr>
        <w:t xml:space="preserve">Management</w:t>
      </w:r>
      <w:r>
        <w:rPr>
          <w:rFonts w:ascii="Times New Roman" w:hAnsi="Times New Roman" w:eastAsia="Times New Roman"/>
          <w:i/>
          <w:iCs/>
          <w:sz w:val="24"/>
        </w:rPr>
        <w:t xml:space="preserve"> </w:t>
      </w:r>
      <w:r>
        <w:rPr>
          <w:rFonts w:ascii="Times New Roman" w:hAnsi="Times New Roman" w:eastAsia="Times New Roman"/>
          <w:i/>
          <w:iCs/>
          <w:sz w:val="24"/>
        </w:rPr>
        <w:t xml:space="preserve">of</w:t>
      </w:r>
      <w:r>
        <w:rPr>
          <w:rFonts w:ascii="Times New Roman" w:hAnsi="Times New Roman" w:eastAsia="Times New Roman"/>
          <w:i/>
          <w:iCs/>
          <w:sz w:val="24"/>
        </w:rPr>
        <w:t xml:space="preserve"> </w:t>
      </w:r>
      <w:r>
        <w:rPr>
          <w:rFonts w:ascii="Times New Roman" w:hAnsi="Times New Roman" w:eastAsia="Times New Roman"/>
          <w:i/>
          <w:iCs/>
          <w:sz w:val="24"/>
        </w:rPr>
        <w:t xml:space="preserve">Polycystic Ovary Syndrome</w:t>
      </w:r>
      <w:r>
        <w:rPr>
          <w:rFonts w:ascii="Times New Roman" w:hAnsi="Times New Roman" w:eastAsia="Times New Roman"/>
          <w:i/>
          <w:iCs/>
          <w:sz w:val="24"/>
        </w:rPr>
        <w:t xml:space="preserve"> </w:t>
      </w:r>
      <w:r>
        <w:rPr>
          <w:rFonts w:ascii="Times New Roman" w:hAnsi="Times New Roman" w:eastAsia="Times New Roman"/>
          <w:i/>
          <w:iCs/>
          <w:sz w:val="24"/>
        </w:rPr>
        <w:t xml:space="preserve">(</w:t>
      </w:r>
      <w:r>
        <w:rPr>
          <w:rFonts w:ascii="Times New Roman" w:hAnsi="Times New Roman" w:eastAsia="Times New Roman"/>
          <w:i/>
          <w:iCs/>
          <w:sz w:val="24"/>
        </w:rPr>
        <w:t xml:space="preserve">PCOS</w:t>
      </w:r>
      <w:r>
        <w:rPr>
          <w:rFonts w:ascii="Times New Roman" w:hAnsi="Times New Roman" w:eastAsia="Times New Roman"/>
          <w:i/>
          <w:iCs/>
          <w:sz w:val="24"/>
        </w:rPr>
        <w:t xml:space="preserve">)</w:t>
      </w:r>
      <w:r>
        <w:rPr>
          <w:rFonts w:ascii="Times New Roman" w:hAnsi="Times New Roman" w:eastAsia="Times New Roman"/>
          <w:sz w:val="24"/>
        </w:rPr>
        <w:t xml:space="preserve">. PhD thesis. New York University; 2024.</w:t>
      </w:r>
    </w:p>
    <w:bookmarkEnd w:id="132"/>
    <w:bookmarkEnd w:id="133"/>
    <w:p>
      <w:pPr>
        <w:spacing w:line="480" w:lineRule="auto" w:after="0"/>
      </w:pPr>
      <w:r>
        <w:rPr>
          <w:rFonts w:ascii="Times New Roman" w:hAnsi="Times New Roman" w:eastAsia="Times New Roman"/>
          <w:sz w:val="24"/>
        </w:rPr>
        <w:br w:type="page"/>
      </w:r>
    </w:p>
    <w:bookmarkEnd w:id="134"/>
    <w:bookmarkStart w:id="135" w:name="table-and-figure-legends"/>
    <w:p>
      <w:pPr>
        <w:pStyle w:val="Heading1"/>
        <w:pageBreakBefore/>
        <w:spacing w:line="480" w:lineRule="auto" w:after="0"/>
      </w:pPr>
      <w:r>
        <w:rPr>
          <w:rFonts w:ascii="Times New Roman" w:hAnsi="Times New Roman" w:eastAsia="Times New Roman"/>
          <w:sz w:val="24"/>
        </w:rPr>
        <w:t xml:space="preserve">Table and Figure Legends</w:t>
      </w:r>
    </w:p>
    <w:p>
      <w:pPr>
        <w:pStyle w:val="FirstParagraph"/>
        <w:spacing w:line="480" w:lineRule="auto" w:after="0"/>
      </w:pPr>
      <w:ins w:id="52" w:author="James Steele" w:date="2026-10-05T00:00:00Z">
        <w:r>
          <w:rPr>
            <w:rStyle w:val="Revision"/>
            <w:rFonts w:ascii="Times New Roman" w:hAnsi="Times New Roman" w:eastAsia="Times New Roman"/>
            <w:color w:val="FF0000"/>
            <w:sz w:val="24"/>
          </w:rPr>
          <w:t xml:space="preserve">Table 1: Summary of primary, sensitivity, and exploratory analyses. Values are posterior point estimates with 95% quantile intervals (QI). Variability is expressed as a PMOS-to-control standard-deviation ratio, except for the direct pairwise model, which uses a coefficient-of-variation ratio.</w:t>
        </w:r>
      </w:ins>
    </w:p>
    <w:p>
      <w:pPr>
        <w:pStyle w:val="BodyText"/>
        <w:spacing w:line="480" w:lineRule="auto" w:after="0"/>
      </w:pPr>
      <w:ins w:id="53" w:author="James Steele" w:date="2026-10-05T00:00:00Z">
        <w:r>
          <w:rPr>
            <w:rStyle w:val="Revision"/>
            <w:rFonts w:ascii="Times New Roman" w:hAnsi="Times New Roman" w:eastAsia="Times New Roman"/>
            <w:color w:val="FF0000"/>
            <w:sz w:val="24"/>
          </w:rPr>
          <w:t xml:space="preserve">Figure 1: Updated PRISMA 2020 flow diagram for the systematic review. The updated database search covered January 2025 through September 2026 and identified no additional eligible studies. The website shown in the original-search pathway was a prior narrative review by members of the author group that identified two studies not found in the systematic database search.</w:t>
        </w:r>
      </w:ins>
    </w:p>
    <w:p>
      <w:pPr>
        <w:pStyle w:val="BodyText"/>
        <w:spacing w:line="480" w:lineRule="auto" w:after="0"/>
      </w:pPr>
      <w:ins w:id="54" w:author="James Steele" w:date="2026-10-05T00:00:00Z">
        <w:r>
          <w:rPr>
            <w:rStyle w:val="Revision"/>
            <w:rFonts w:ascii="Times New Roman" w:hAnsi="Times New Roman" w:eastAsia="Times New Roman"/>
            <w:color w:val="FF0000"/>
            <w:sz w:val="24"/>
          </w:rPr>
          <w:t xml:space="preserve">Figure 2: Posterior distributions, point estimates, and 95% quantile intervals for the study-level conditional estimates, global estimates by condition, and the contrast between conditions for mean resting energy expenditure.</w:t>
        </w:r>
      </w:ins>
    </w:p>
    <w:p>
      <w:pPr>
        <w:pStyle w:val="BodyText"/>
        <w:spacing w:line="480" w:lineRule="auto" w:after="0"/>
      </w:pPr>
      <w:ins w:id="55" w:author="James Steele" w:date="2026-10-05T00:00:00Z">
        <w:r>
          <w:rPr>
            <w:rStyle w:val="Revision"/>
            <w:rFonts w:ascii="Times New Roman" w:hAnsi="Times New Roman" w:eastAsia="Times New Roman"/>
            <w:color w:val="FF0000"/>
            <w:sz w:val="24"/>
          </w:rPr>
          <w:t xml:space="preserve">Figure 3: Posterior distributions, point estimates, and 95% quantile intervals for the study-level conditional estimates, global estimates by condition, and the contrast ratio between conditions for the between-person standard deviation of resting energy expenditure.</w:t>
        </w:r>
      </w:ins>
    </w:p>
    <w:p>
      <w:pPr>
        <w:spacing w:line="480" w:lineRule="auto" w:after="0"/>
      </w:pPr>
      <w:r>
        <w:rPr>
          <w:rFonts w:ascii="Times New Roman" w:hAnsi="Times New Roman" w:eastAsia="Times New Roman"/>
          <w:sz w:val="24"/>
        </w:rPr>
        <w:br w:type="page"/>
      </w:r>
    </w:p>
    <w:p>
      <w:pPr>
        <w:pStyle w:val="BodyText"/>
        <w:keepNext/>
        <w:spacing w:line="480" w:lineRule="auto" w:after="0"/>
      </w:pPr>
      <w:ins w:id="56" w:author="James Steele" w:date="2026-10-05T00:00:00Z">
        <w:r>
          <w:rPr>
            <w:rStyle w:val="Revision"/>
            <w:rFonts w:ascii="Times New Roman" w:hAnsi="Times New Roman" w:eastAsia="Times New Roman"/>
            <w:color w:val="FF0000"/>
            <w:sz w:val="24"/>
          </w:rPr>
          <w:t xml:space="preserve">Table 1. Summary of primary, sensitivity, and exploratory analyses.</w:t>
        </w:r>
      </w:ins>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39"/>
        <w:gridCol w:w="1632"/>
        <w:gridCol w:w="2116"/>
        <w:gridCol w:w="1632"/>
      </w:tblGrid>
      <w:tr>
        <w:trPr>
          <w:tblHeader w:val="on"/>
          <w:tblHeader w:val="true"/>
        </w:trPr>
        <w:tc>
          <w:tcPr>
            <w:tcW w:type="dxa" w:w="2232"/>
            <w:vAlign w:val="center"/>
            <w:tcMar>
              <w:top w:w="70" w:type="dxa"/>
              <w:start w:w="90" w:type="dxa"/>
              <w:bottom w:w="70" w:type="dxa"/>
              <w:end w:w="90" w:type="dxa"/>
            </w:tcMar>
            <w:shd w:fill="D9E2F3"/>
          </w:tcPr>
          <w:p>
            <w:pPr>
              <w:pStyle w:val="Compact"/>
              <w:spacing w:line="240" w:lineRule="auto" w:after="0"/>
              <w:jc w:val="left"/>
            </w:pPr>
            <w:ins w:id="57" w:author="James Steele" w:date="2026-10-05T00:00:00Z">
              <w:r>
                <w:rPr>
                  <w:rFonts w:ascii="Times New Roman" w:hAnsi="Times New Roman" w:eastAsia="Times New Roman"/>
                  <w:b/>
                  <w:color w:val="FF0000"/>
                  <w:sz w:val="19"/>
                </w:rPr>
                <w:t xml:space="preserve">Analysis</w:t>
              </w:r>
            </w:ins>
          </w:p>
        </w:tc>
        <w:tc>
          <w:tcPr>
            <w:tcW w:type="dxa" w:w="1512"/>
            <w:vAlign w:val="center"/>
            <w:tcMar>
              <w:top w:w="70" w:type="dxa"/>
              <w:start w:w="90" w:type="dxa"/>
              <w:bottom w:w="70" w:type="dxa"/>
              <w:end w:w="90" w:type="dxa"/>
            </w:tcMar>
            <w:shd w:fill="D9E2F3"/>
          </w:tcPr>
          <w:p>
            <w:pPr>
              <w:pStyle w:val="Compact"/>
              <w:spacing w:line="240" w:lineRule="auto" w:after="0"/>
              <w:jc w:val="center"/>
            </w:pPr>
            <w:ins w:id="58" w:author="James Steele" w:date="2026-10-05T00:00:00Z">
              <w:r>
                <w:rPr>
                  <w:rFonts w:ascii="Times New Roman" w:hAnsi="Times New Roman" w:eastAsia="Times New Roman"/>
                  <w:b/>
                  <w:color w:val="FF0000"/>
                  <w:sz w:val="19"/>
                </w:rPr>
                <w:t xml:space="preserve">Role</w:t>
              </w:r>
            </w:ins>
          </w:p>
        </w:tc>
        <w:tc>
          <w:tcPr>
            <w:tcW w:type="dxa" w:w="3096"/>
            <w:vAlign w:val="center"/>
            <w:tcMar>
              <w:top w:w="70" w:type="dxa"/>
              <w:start w:w="90" w:type="dxa"/>
              <w:bottom w:w="70" w:type="dxa"/>
              <w:end w:w="90" w:type="dxa"/>
            </w:tcMar>
            <w:shd w:fill="D9E2F3"/>
          </w:tcPr>
          <w:p>
            <w:pPr>
              <w:pStyle w:val="Compact"/>
              <w:spacing w:line="240" w:lineRule="auto" w:after="0"/>
              <w:jc w:val="center"/>
            </w:pPr>
            <w:ins w:id="59" w:author="James Steele" w:date="2026-10-05T00:00:00Z">
              <w:r>
                <w:rPr>
                  <w:rFonts w:ascii="Times New Roman" w:hAnsi="Times New Roman" w:eastAsia="Times New Roman"/>
                  <w:b/>
                  <w:color w:val="FF0000"/>
                  <w:sz w:val="19"/>
                </w:rPr>
                <w:t xml:space="preserve">Mean difference, kcal/day (95% QI)</w:t>
              </w:r>
            </w:ins>
          </w:p>
        </w:tc>
        <w:tc>
          <w:tcPr>
            <w:tcW w:type="dxa" w:w="2520"/>
            <w:vAlign w:val="center"/>
            <w:tcMar>
              <w:top w:w="70" w:type="dxa"/>
              <w:start w:w="90" w:type="dxa"/>
              <w:bottom w:w="70" w:type="dxa"/>
              <w:end w:w="90" w:type="dxa"/>
            </w:tcMar>
            <w:shd w:fill="D9E2F3"/>
          </w:tcPr>
          <w:p>
            <w:pPr>
              <w:pStyle w:val="Compact"/>
              <w:spacing w:line="240" w:lineRule="auto" w:after="0"/>
              <w:jc w:val="center"/>
            </w:pPr>
            <w:ins w:id="60" w:author="James Steele" w:date="2026-10-05T00:00:00Z">
              <w:r>
                <w:rPr>
                  <w:rFonts w:ascii="Times New Roman" w:hAnsi="Times New Roman" w:eastAsia="Times New Roman"/>
                  <w:b/>
                  <w:color w:val="FF0000"/>
                  <w:sz w:val="19"/>
                </w:rPr>
                <w:t xml:space="preserve">Variability ratio (95% QI)</w:t>
              </w:r>
            </w:ins>
          </w:p>
        </w:tc>
      </w:tr>
      <w:tr>
        <w:tc>
          <w:tcPr>
            <w:tcW w:type="dxa" w:w="2232"/>
            <w:vAlign w:val="center"/>
            <w:tcMar>
              <w:top w:w="70" w:type="dxa"/>
              <w:start w:w="90" w:type="dxa"/>
              <w:bottom w:w="70" w:type="dxa"/>
              <w:end w:w="90" w:type="dxa"/>
            </w:tcMar>
          </w:tcPr>
          <w:p>
            <w:pPr>
              <w:pStyle w:val="Compact"/>
              <w:spacing w:line="240" w:lineRule="auto" w:after="0"/>
              <w:jc w:val="left"/>
            </w:pPr>
            <w:ins w:id="61" w:author="James Steele" w:date="2026-10-05T00:00:00Z">
              <w:r>
                <w:rPr>
                  <w:rFonts w:ascii="Times New Roman" w:hAnsi="Times New Roman" w:eastAsia="Times New Roman"/>
                  <w:color w:val="FF0000"/>
                  <w:sz w:val="19"/>
                </w:rPr>
                <w:t xml:space="preserve">Primary arm-based model</w:t>
              </w:r>
            </w:ins>
          </w:p>
        </w:tc>
        <w:tc>
          <w:tcPr>
            <w:tcW w:type="dxa" w:w="1512"/>
            <w:vAlign w:val="center"/>
            <w:tcMar>
              <w:top w:w="70" w:type="dxa"/>
              <w:start w:w="90" w:type="dxa"/>
              <w:bottom w:w="70" w:type="dxa"/>
              <w:end w:w="90" w:type="dxa"/>
            </w:tcMar>
          </w:tcPr>
          <w:p>
            <w:pPr>
              <w:pStyle w:val="Compact"/>
              <w:spacing w:line="240" w:lineRule="auto" w:after="0"/>
              <w:jc w:val="center"/>
            </w:pPr>
            <w:ins w:id="62" w:author="James Steele" w:date="2026-10-05T00:00:00Z">
              <w:r>
                <w:rPr>
                  <w:rFonts w:ascii="Times New Roman" w:hAnsi="Times New Roman" w:eastAsia="Times New Roman"/>
                  <w:color w:val="FF0000"/>
                  <w:sz w:val="19"/>
                </w:rPr>
                <w:t xml:space="preserve">Primary</w:t>
              </w:r>
            </w:ins>
          </w:p>
        </w:tc>
        <w:tc>
          <w:tcPr>
            <w:tcW w:type="dxa" w:w="3096"/>
            <w:vAlign w:val="center"/>
            <w:tcMar>
              <w:top w:w="70" w:type="dxa"/>
              <w:start w:w="90" w:type="dxa"/>
              <w:bottom w:w="70" w:type="dxa"/>
              <w:end w:w="90" w:type="dxa"/>
            </w:tcMar>
          </w:tcPr>
          <w:p>
            <w:pPr>
              <w:pStyle w:val="Compact"/>
              <w:spacing w:line="240" w:lineRule="auto" w:after="0"/>
              <w:jc w:val="center"/>
            </w:pPr>
            <w:ins w:id="63" w:author="James Steele" w:date="2026-10-05T00:00:00Z">
              <w:r>
                <w:rPr>
                  <w:rFonts w:ascii="Times New Roman" w:hAnsi="Times New Roman" w:eastAsia="Times New Roman"/>
                  <w:color w:val="FF0000"/>
                  <w:sz w:val="19"/>
                </w:rPr>
                <w:t xml:space="preserve">31 (-44 to 113)</w:t>
              </w:r>
            </w:ins>
          </w:p>
        </w:tc>
        <w:tc>
          <w:tcPr>
            <w:tcW w:type="dxa" w:w="2520"/>
            <w:vAlign w:val="center"/>
            <w:tcMar>
              <w:top w:w="70" w:type="dxa"/>
              <w:start w:w="90" w:type="dxa"/>
              <w:bottom w:w="70" w:type="dxa"/>
              <w:end w:w="90" w:type="dxa"/>
            </w:tcMar>
          </w:tcPr>
          <w:p>
            <w:pPr>
              <w:pStyle w:val="Compact"/>
              <w:spacing w:line="240" w:lineRule="auto" w:after="0"/>
              <w:jc w:val="center"/>
            </w:pPr>
            <w:ins w:id="64" w:author="James Steele" w:date="2026-10-05T00:00:00Z">
              <w:r>
                <w:rPr>
                  <w:rFonts w:ascii="Times New Roman" w:hAnsi="Times New Roman" w:eastAsia="Times New Roman"/>
                  <w:color w:val="FF0000"/>
                  <w:sz w:val="19"/>
                </w:rPr>
                <w:t xml:space="preserve">0.98 (0.71 to 1.32)</w:t>
              </w:r>
            </w:ins>
          </w:p>
        </w:tc>
      </w:tr>
      <w:tr>
        <w:tc>
          <w:tcPr>
            <w:tcW w:type="dxa" w:w="2232"/>
            <w:vAlign w:val="center"/>
            <w:tcMar>
              <w:top w:w="70" w:type="dxa"/>
              <w:start w:w="90" w:type="dxa"/>
              <w:bottom w:w="70" w:type="dxa"/>
              <w:end w:w="90" w:type="dxa"/>
            </w:tcMar>
            <w:shd w:fill="F7F9FC"/>
          </w:tcPr>
          <w:p>
            <w:pPr>
              <w:pStyle w:val="Compact"/>
              <w:spacing w:line="240" w:lineRule="auto" w:after="0"/>
              <w:jc w:val="left"/>
            </w:pPr>
            <w:ins w:id="65" w:author="James Steele" w:date="2026-10-05T00:00:00Z">
              <w:r>
                <w:rPr>
                  <w:rFonts w:ascii="Times New Roman" w:hAnsi="Times New Roman" w:eastAsia="Times New Roman"/>
                  <w:color w:val="FF0000"/>
                  <w:sz w:val="19"/>
                </w:rPr>
                <w:t xml:space="preserve">Direct pairwise model</w:t>
              </w:r>
            </w:ins>
          </w:p>
        </w:tc>
        <w:tc>
          <w:tcPr>
            <w:tcW w:type="dxa" w:w="1512"/>
            <w:vAlign w:val="center"/>
            <w:tcMar>
              <w:top w:w="70" w:type="dxa"/>
              <w:start w:w="90" w:type="dxa"/>
              <w:bottom w:w="70" w:type="dxa"/>
              <w:end w:w="90" w:type="dxa"/>
            </w:tcMar>
            <w:shd w:fill="F7F9FC"/>
          </w:tcPr>
          <w:p>
            <w:pPr>
              <w:pStyle w:val="Compact"/>
              <w:spacing w:line="240" w:lineRule="auto" w:after="0"/>
              <w:jc w:val="center"/>
            </w:pPr>
            <w:ins w:id="66" w:author="James Steele" w:date="2026-10-05T00:00:00Z">
              <w:r>
                <w:rPr>
                  <w:rFonts w:ascii="Times New Roman" w:hAnsi="Times New Roman" w:eastAsia="Times New Roman"/>
                  <w:color w:val="FF0000"/>
                  <w:sz w:val="19"/>
                </w:rPr>
                <w:t xml:space="preserve">Pre-registered sensitivity</w:t>
              </w:r>
            </w:ins>
          </w:p>
        </w:tc>
        <w:tc>
          <w:tcPr>
            <w:tcW w:type="dxa" w:w="3096"/>
            <w:vAlign w:val="center"/>
            <w:tcMar>
              <w:top w:w="70" w:type="dxa"/>
              <w:start w:w="90" w:type="dxa"/>
              <w:bottom w:w="70" w:type="dxa"/>
              <w:end w:w="90" w:type="dxa"/>
            </w:tcMar>
            <w:shd w:fill="F7F9FC"/>
          </w:tcPr>
          <w:p>
            <w:pPr>
              <w:pStyle w:val="Compact"/>
              <w:spacing w:line="240" w:lineRule="auto" w:after="0"/>
              <w:jc w:val="center"/>
            </w:pPr>
            <w:ins w:id="67" w:author="James Steele" w:date="2026-10-05T00:00:00Z">
              <w:r>
                <w:rPr>
                  <w:rFonts w:ascii="Times New Roman" w:hAnsi="Times New Roman" w:eastAsia="Times New Roman"/>
                  <w:color w:val="FF0000"/>
                  <w:sz w:val="19"/>
                </w:rPr>
                <w:t xml:space="preserve">16 (-36 to 70)</w:t>
              </w:r>
            </w:ins>
          </w:p>
        </w:tc>
        <w:tc>
          <w:tcPr>
            <w:tcW w:type="dxa" w:w="2520"/>
            <w:vAlign w:val="center"/>
            <w:tcMar>
              <w:top w:w="70" w:type="dxa"/>
              <w:start w:w="90" w:type="dxa"/>
              <w:bottom w:w="70" w:type="dxa"/>
              <w:end w:w="90" w:type="dxa"/>
            </w:tcMar>
            <w:shd w:fill="F7F9FC"/>
          </w:tcPr>
          <w:p>
            <w:pPr>
              <w:pStyle w:val="Compact"/>
              <w:spacing w:line="240" w:lineRule="auto" w:after="0"/>
              <w:jc w:val="center"/>
            </w:pPr>
            <w:ins w:id="68" w:author="James Steele" w:date="2026-10-05T00:00:00Z">
              <w:r>
                <w:rPr>
                  <w:rFonts w:ascii="Times New Roman" w:hAnsi="Times New Roman" w:eastAsia="Times New Roman"/>
                  <w:color w:val="FF0000"/>
                  <w:sz w:val="19"/>
                </w:rPr>
                <w:t xml:space="preserve">0.92 (0.61 to 1.32)</w:t>
              </w:r>
            </w:ins>
          </w:p>
        </w:tc>
      </w:tr>
      <w:tr>
        <w:tc>
          <w:tcPr>
            <w:tcW w:type="dxa" w:w="2232"/>
            <w:vAlign w:val="center"/>
            <w:tcMar>
              <w:top w:w="70" w:type="dxa"/>
              <w:start w:w="90" w:type="dxa"/>
              <w:bottom w:w="70" w:type="dxa"/>
              <w:end w:w="90" w:type="dxa"/>
            </w:tcMar>
          </w:tcPr>
          <w:p>
            <w:pPr>
              <w:pStyle w:val="Compact"/>
              <w:spacing w:line="240" w:lineRule="auto" w:after="0"/>
              <w:jc w:val="left"/>
            </w:pPr>
            <w:ins w:id="69" w:author="James Steele" w:date="2026-10-05T00:00:00Z">
              <w:r>
                <w:rPr>
                  <w:rFonts w:ascii="Times New Roman" w:hAnsi="Times New Roman" w:eastAsia="Times New Roman"/>
                  <w:color w:val="FF0000"/>
                  <w:sz w:val="19"/>
                </w:rPr>
                <w:t xml:space="preserve">Including studies with reporting concerns</w:t>
              </w:r>
            </w:ins>
          </w:p>
        </w:tc>
        <w:tc>
          <w:tcPr>
            <w:tcW w:type="dxa" w:w="1512"/>
            <w:vAlign w:val="center"/>
            <w:tcMar>
              <w:top w:w="70" w:type="dxa"/>
              <w:start w:w="90" w:type="dxa"/>
              <w:bottom w:w="70" w:type="dxa"/>
              <w:end w:w="90" w:type="dxa"/>
            </w:tcMar>
          </w:tcPr>
          <w:p>
            <w:pPr>
              <w:pStyle w:val="Compact"/>
              <w:spacing w:line="240" w:lineRule="auto" w:after="0"/>
              <w:jc w:val="center"/>
            </w:pPr>
            <w:ins w:id="70" w:author="James Steele" w:date="2026-10-05T00:00:00Z">
              <w:r>
                <w:rPr>
                  <w:rFonts w:ascii="Times New Roman" w:hAnsi="Times New Roman" w:eastAsia="Times New Roman"/>
                  <w:color w:val="FF0000"/>
                  <w:sz w:val="19"/>
                </w:rPr>
                <w:t xml:space="preserve">Additional sensitivity</w:t>
              </w:r>
            </w:ins>
          </w:p>
        </w:tc>
        <w:tc>
          <w:tcPr>
            <w:tcW w:type="dxa" w:w="3096"/>
            <w:vAlign w:val="center"/>
            <w:tcMar>
              <w:top w:w="70" w:type="dxa"/>
              <w:start w:w="90" w:type="dxa"/>
              <w:bottom w:w="70" w:type="dxa"/>
              <w:end w:w="90" w:type="dxa"/>
            </w:tcMar>
          </w:tcPr>
          <w:p>
            <w:pPr>
              <w:pStyle w:val="Compact"/>
              <w:spacing w:line="240" w:lineRule="auto" w:after="0"/>
              <w:jc w:val="center"/>
            </w:pPr>
            <w:ins w:id="71" w:author="James Steele" w:date="2026-10-05T00:00:00Z">
              <w:r>
                <w:rPr>
                  <w:rFonts w:ascii="Times New Roman" w:hAnsi="Times New Roman" w:eastAsia="Times New Roman"/>
                  <w:color w:val="FF0000"/>
                  <w:sz w:val="19"/>
                </w:rPr>
                <w:t xml:space="preserve">15 (-67 to 94)</w:t>
              </w:r>
            </w:ins>
          </w:p>
        </w:tc>
        <w:tc>
          <w:tcPr>
            <w:tcW w:type="dxa" w:w="2520"/>
            <w:vAlign w:val="center"/>
            <w:tcMar>
              <w:top w:w="70" w:type="dxa"/>
              <w:start w:w="90" w:type="dxa"/>
              <w:bottom w:w="70" w:type="dxa"/>
              <w:end w:w="90" w:type="dxa"/>
            </w:tcMar>
          </w:tcPr>
          <w:p>
            <w:pPr>
              <w:pStyle w:val="Compact"/>
              <w:spacing w:line="240" w:lineRule="auto" w:after="0"/>
              <w:jc w:val="center"/>
            </w:pPr>
            <w:ins w:id="72" w:author="James Steele" w:date="2026-10-05T00:00:00Z">
              <w:r>
                <w:rPr>
                  <w:rFonts w:ascii="Times New Roman" w:hAnsi="Times New Roman" w:eastAsia="Times New Roman"/>
                  <w:color w:val="FF0000"/>
                  <w:sz w:val="19"/>
                </w:rPr>
                <w:t xml:space="preserve">1.26 (0.68 to 2.12)</w:t>
              </w:r>
            </w:ins>
          </w:p>
        </w:tc>
      </w:tr>
      <w:tr>
        <w:tc>
          <w:tcPr>
            <w:tcW w:type="dxa" w:w="2232"/>
            <w:vAlign w:val="center"/>
            <w:tcMar>
              <w:top w:w="70" w:type="dxa"/>
              <w:start w:w="90" w:type="dxa"/>
              <w:bottom w:w="70" w:type="dxa"/>
              <w:end w:w="90" w:type="dxa"/>
            </w:tcMar>
            <w:shd w:fill="F7F9FC"/>
          </w:tcPr>
          <w:p>
            <w:pPr>
              <w:pStyle w:val="Compact"/>
              <w:spacing w:line="240" w:lineRule="auto" w:after="0"/>
              <w:jc w:val="left"/>
            </w:pPr>
            <w:ins w:id="73" w:author="James Steele" w:date="2026-10-05T00:00:00Z">
              <w:r>
                <w:rPr>
                  <w:rFonts w:ascii="Times New Roman" w:hAnsi="Times New Roman" w:eastAsia="Times New Roman"/>
                  <w:color w:val="FF0000"/>
                  <w:sz w:val="19"/>
                </w:rPr>
                <w:t xml:space="preserve">Baseline measurements only</w:t>
              </w:r>
            </w:ins>
          </w:p>
        </w:tc>
        <w:tc>
          <w:tcPr>
            <w:tcW w:type="dxa" w:w="1512"/>
            <w:vAlign w:val="center"/>
            <w:tcMar>
              <w:top w:w="70" w:type="dxa"/>
              <w:start w:w="90" w:type="dxa"/>
              <w:bottom w:w="70" w:type="dxa"/>
              <w:end w:w="90" w:type="dxa"/>
            </w:tcMar>
            <w:shd w:fill="F7F9FC"/>
          </w:tcPr>
          <w:p>
            <w:pPr>
              <w:pStyle w:val="Compact"/>
              <w:spacing w:line="240" w:lineRule="auto" w:after="0"/>
              <w:jc w:val="center"/>
            </w:pPr>
            <w:ins w:id="74" w:author="James Steele" w:date="2026-10-05T00:00:00Z">
              <w:r>
                <w:rPr>
                  <w:rFonts w:ascii="Times New Roman" w:hAnsi="Times New Roman" w:eastAsia="Times New Roman"/>
                  <w:color w:val="FF0000"/>
                  <w:sz w:val="19"/>
                </w:rPr>
                <w:t xml:space="preserve">Additional sensitivity</w:t>
              </w:r>
            </w:ins>
          </w:p>
        </w:tc>
        <w:tc>
          <w:tcPr>
            <w:tcW w:type="dxa" w:w="3096"/>
            <w:vAlign w:val="center"/>
            <w:tcMar>
              <w:top w:w="70" w:type="dxa"/>
              <w:start w:w="90" w:type="dxa"/>
              <w:bottom w:w="70" w:type="dxa"/>
              <w:end w:w="90" w:type="dxa"/>
            </w:tcMar>
            <w:shd w:fill="F7F9FC"/>
          </w:tcPr>
          <w:p>
            <w:pPr>
              <w:pStyle w:val="Compact"/>
              <w:spacing w:line="240" w:lineRule="auto" w:after="0"/>
              <w:jc w:val="center"/>
            </w:pPr>
            <w:ins w:id="75" w:author="James Steele" w:date="2026-10-05T00:00:00Z">
              <w:r>
                <w:rPr>
                  <w:rFonts w:ascii="Times New Roman" w:hAnsi="Times New Roman" w:eastAsia="Times New Roman"/>
                  <w:color w:val="FF0000"/>
                  <w:sz w:val="19"/>
                </w:rPr>
                <w:t xml:space="preserve">32 (-45 to 119)</w:t>
              </w:r>
            </w:ins>
          </w:p>
        </w:tc>
        <w:tc>
          <w:tcPr>
            <w:tcW w:type="dxa" w:w="2520"/>
            <w:vAlign w:val="center"/>
            <w:tcMar>
              <w:top w:w="70" w:type="dxa"/>
              <w:start w:w="90" w:type="dxa"/>
              <w:bottom w:w="70" w:type="dxa"/>
              <w:end w:w="90" w:type="dxa"/>
            </w:tcMar>
            <w:shd w:fill="F7F9FC"/>
          </w:tcPr>
          <w:p>
            <w:pPr>
              <w:pStyle w:val="Compact"/>
              <w:spacing w:line="240" w:lineRule="auto" w:after="0"/>
              <w:jc w:val="center"/>
            </w:pPr>
            <w:ins w:id="76" w:author="James Steele" w:date="2026-10-05T00:00:00Z">
              <w:r>
                <w:rPr>
                  <w:rFonts w:ascii="Times New Roman" w:hAnsi="Times New Roman" w:eastAsia="Times New Roman"/>
                  <w:color w:val="FF0000"/>
                  <w:sz w:val="19"/>
                </w:rPr>
                <w:t xml:space="preserve">0.99 (0.71 to 1.35)</w:t>
              </w:r>
            </w:ins>
          </w:p>
        </w:tc>
      </w:tr>
      <w:tr>
        <w:tc>
          <w:tcPr>
            <w:tcW w:type="dxa" w:w="2232"/>
            <w:vAlign w:val="center"/>
            <w:tcMar>
              <w:top w:w="70" w:type="dxa"/>
              <w:start w:w="90" w:type="dxa"/>
              <w:bottom w:w="70" w:type="dxa"/>
              <w:end w:w="90" w:type="dxa"/>
            </w:tcMar>
          </w:tcPr>
          <w:p>
            <w:pPr>
              <w:pStyle w:val="Compact"/>
              <w:spacing w:line="240" w:lineRule="auto" w:after="0"/>
              <w:jc w:val="left"/>
            </w:pPr>
            <w:ins w:id="77" w:author="James Steele" w:date="2026-10-05T00:00:00Z">
              <w:r>
                <w:rPr>
                  <w:rFonts w:ascii="Times New Roman" w:hAnsi="Times New Roman" w:eastAsia="Times New Roman"/>
                  <w:color w:val="FF0000"/>
                  <w:sz w:val="19"/>
                </w:rPr>
                <w:t xml:space="preserve">BMI-adjusted model</w:t>
              </w:r>
            </w:ins>
          </w:p>
        </w:tc>
        <w:tc>
          <w:tcPr>
            <w:tcW w:type="dxa" w:w="1512"/>
            <w:vAlign w:val="center"/>
            <w:tcMar>
              <w:top w:w="70" w:type="dxa"/>
              <w:start w:w="90" w:type="dxa"/>
              <w:bottom w:w="70" w:type="dxa"/>
              <w:end w:w="90" w:type="dxa"/>
            </w:tcMar>
          </w:tcPr>
          <w:p>
            <w:pPr>
              <w:pStyle w:val="Compact"/>
              <w:spacing w:line="240" w:lineRule="auto" w:after="0"/>
              <w:jc w:val="center"/>
            </w:pPr>
            <w:ins w:id="78" w:author="James Steele" w:date="2026-10-05T00:00:00Z">
              <w:r>
                <w:rPr>
                  <w:rFonts w:ascii="Times New Roman" w:hAnsi="Times New Roman" w:eastAsia="Times New Roman"/>
                  <w:color w:val="FF0000"/>
                  <w:sz w:val="19"/>
                </w:rPr>
                <w:t xml:space="preserve">Exploratory</w:t>
              </w:r>
            </w:ins>
          </w:p>
        </w:tc>
        <w:tc>
          <w:tcPr>
            <w:tcW w:type="dxa" w:w="3096"/>
            <w:vAlign w:val="center"/>
            <w:tcMar>
              <w:top w:w="70" w:type="dxa"/>
              <w:start w:w="90" w:type="dxa"/>
              <w:bottom w:w="70" w:type="dxa"/>
              <w:end w:w="90" w:type="dxa"/>
            </w:tcMar>
          </w:tcPr>
          <w:p>
            <w:pPr>
              <w:pStyle w:val="Compact"/>
              <w:spacing w:line="240" w:lineRule="auto" w:after="0"/>
              <w:jc w:val="center"/>
            </w:pPr>
            <w:ins w:id="79" w:author="James Steele" w:date="2026-10-05T00:00:00Z">
              <w:r>
                <w:rPr>
                  <w:rFonts w:ascii="Times New Roman" w:hAnsi="Times New Roman" w:eastAsia="Times New Roman"/>
                  <w:color w:val="FF0000"/>
                  <w:sz w:val="19"/>
                </w:rPr>
                <w:t xml:space="preserve">22 (-90 to 145)</w:t>
              </w:r>
            </w:ins>
          </w:p>
        </w:tc>
        <w:tc>
          <w:tcPr>
            <w:tcW w:type="dxa" w:w="2520"/>
            <w:vAlign w:val="center"/>
            <w:tcMar>
              <w:top w:w="70" w:type="dxa"/>
              <w:start w:w="90" w:type="dxa"/>
              <w:bottom w:w="70" w:type="dxa"/>
              <w:end w:w="90" w:type="dxa"/>
            </w:tcMar>
          </w:tcPr>
          <w:p>
            <w:pPr>
              <w:pStyle w:val="Compact"/>
              <w:spacing w:line="240" w:lineRule="auto" w:after="0"/>
              <w:jc w:val="center"/>
            </w:pPr>
            <w:ins w:id="80" w:author="James Steele" w:date="2026-10-05T00:00:00Z">
              <w:r>
                <w:rPr>
                  <w:rFonts w:ascii="Times New Roman" w:hAnsi="Times New Roman" w:eastAsia="Times New Roman"/>
                  <w:color w:val="FF0000"/>
                  <w:sz w:val="19"/>
                </w:rPr>
                <w:t xml:space="preserve">0.93 (0.57 to 1.41)</w:t>
              </w:r>
            </w:ins>
          </w:p>
        </w:tc>
      </w:tr>
      <w:tr>
        <w:tc>
          <w:tcPr>
            <w:tcW w:type="dxa" w:w="2232"/>
            <w:vAlign w:val="center"/>
            <w:tcMar>
              <w:top w:w="70" w:type="dxa"/>
              <w:start w:w="90" w:type="dxa"/>
              <w:bottom w:w="70" w:type="dxa"/>
              <w:end w:w="90" w:type="dxa"/>
            </w:tcMar>
            <w:shd w:fill="F7F9FC"/>
          </w:tcPr>
          <w:p>
            <w:pPr>
              <w:pStyle w:val="Compact"/>
              <w:spacing w:line="240" w:lineRule="auto" w:after="0"/>
              <w:jc w:val="left"/>
            </w:pPr>
            <w:ins w:id="81" w:author="James Steele" w:date="2026-10-05T00:00:00Z">
              <w:r>
                <w:rPr>
                  <w:rFonts w:ascii="Times New Roman" w:hAnsi="Times New Roman" w:eastAsia="Times New Roman"/>
                  <w:color w:val="FF0000"/>
                  <w:sz w:val="19"/>
                </w:rPr>
                <w:t xml:space="preserve">Fat-free-mass-adjusted model</w:t>
              </w:r>
            </w:ins>
          </w:p>
        </w:tc>
        <w:tc>
          <w:tcPr>
            <w:tcW w:type="dxa" w:w="1512"/>
            <w:vAlign w:val="center"/>
            <w:tcMar>
              <w:top w:w="70" w:type="dxa"/>
              <w:start w:w="90" w:type="dxa"/>
              <w:bottom w:w="70" w:type="dxa"/>
              <w:end w:w="90" w:type="dxa"/>
            </w:tcMar>
            <w:shd w:fill="F7F9FC"/>
          </w:tcPr>
          <w:p>
            <w:pPr>
              <w:pStyle w:val="Compact"/>
              <w:spacing w:line="240" w:lineRule="auto" w:after="0"/>
              <w:jc w:val="center"/>
            </w:pPr>
            <w:ins w:id="82" w:author="James Steele" w:date="2026-10-05T00:00:00Z">
              <w:r>
                <w:rPr>
                  <w:rFonts w:ascii="Times New Roman" w:hAnsi="Times New Roman" w:eastAsia="Times New Roman"/>
                  <w:color w:val="FF0000"/>
                  <w:sz w:val="19"/>
                </w:rPr>
                <w:t xml:space="preserve">Exploratory</w:t>
              </w:r>
            </w:ins>
          </w:p>
        </w:tc>
        <w:tc>
          <w:tcPr>
            <w:tcW w:type="dxa" w:w="3096"/>
            <w:vAlign w:val="center"/>
            <w:tcMar>
              <w:top w:w="70" w:type="dxa"/>
              <w:start w:w="90" w:type="dxa"/>
              <w:bottom w:w="70" w:type="dxa"/>
              <w:end w:w="90" w:type="dxa"/>
            </w:tcMar>
            <w:shd w:fill="F7F9FC"/>
          </w:tcPr>
          <w:p>
            <w:pPr>
              <w:pStyle w:val="Compact"/>
              <w:spacing w:line="240" w:lineRule="auto" w:after="0"/>
              <w:jc w:val="center"/>
            </w:pPr>
            <w:ins w:id="83" w:author="James Steele" w:date="2026-10-05T00:00:00Z">
              <w:r>
                <w:rPr>
                  <w:rFonts w:ascii="Times New Roman" w:hAnsi="Times New Roman" w:eastAsia="Times New Roman"/>
                  <w:color w:val="FF0000"/>
                  <w:sz w:val="19"/>
                </w:rPr>
                <w:t xml:space="preserve">-10 (-193 to 167)</w:t>
              </w:r>
            </w:ins>
          </w:p>
        </w:tc>
        <w:tc>
          <w:tcPr>
            <w:tcW w:type="dxa" w:w="2520"/>
            <w:vAlign w:val="center"/>
            <w:tcMar>
              <w:top w:w="70" w:type="dxa"/>
              <w:start w:w="90" w:type="dxa"/>
              <w:bottom w:w="70" w:type="dxa"/>
              <w:end w:w="90" w:type="dxa"/>
            </w:tcMar>
            <w:shd w:fill="F7F9FC"/>
          </w:tcPr>
          <w:p>
            <w:pPr>
              <w:pStyle w:val="Compact"/>
              <w:spacing w:line="240" w:lineRule="auto" w:after="0"/>
              <w:jc w:val="center"/>
            </w:pPr>
            <w:ins w:id="84" w:author="James Steele" w:date="2026-10-05T00:00:00Z">
              <w:r>
                <w:rPr>
                  <w:rFonts w:ascii="Times New Roman" w:hAnsi="Times New Roman" w:eastAsia="Times New Roman"/>
                  <w:color w:val="FF0000"/>
                  <w:sz w:val="19"/>
                </w:rPr>
                <w:t xml:space="preserve">0.87 (0.34 to 1.89)</w:t>
              </w:r>
            </w:ins>
          </w:p>
        </w:tc>
      </w:tr>
    </w:tbl>
    <w:p>
      <w:pPr>
        <w:pStyle w:val="BodyText"/>
        <w:spacing w:line="480" w:lineRule="auto" w:after="0"/>
      </w:pPr>
      <w:ins w:id="85" w:author="James Steele" w:date="2026-10-05T00:00:00Z">
        <w:r>
          <w:rPr>
            <w:rStyle w:val="Revision"/>
            <w:rFonts w:ascii="Times New Roman" w:hAnsi="Times New Roman" w:eastAsia="Times New Roman"/>
            <w:color w:val="FF0000"/>
            <w:sz w:val="24"/>
          </w:rPr>
          <w:t xml:space="preserve">Note. Values are posterior point estimates with 95% quantile intervals (QI). Variability is expressed as a PMOS-to-control standard-deviation ratio, except for the direct pairwise model, which uses a coefficient-of-variation ratio.</w:t>
        </w:r>
      </w:ins>
    </w:p>
    <w:bookmarkEnd w:id="135"/>
    <w:sectPr w:rsidR="00FC693F" w:rsidRPr="0006063C" w:rsidSect="00034616">
      <w:footnotePr>
        <w:numFmt w:val="lowerLetter"/>
      </w:footnotePr>
      <w:footerReference w:type="default" r:id="rId10"/>
      <w:pgSz w:h="15840" w:w="12240"/>
      <w:pgMar w:bottom="1440" w:footer="720" w:gutter="0" w:header="720" w:left="1440" w:right="1440" w:top="1440"/>
      <w:cols w:space="720"/>
      <w:docGrid w:linePitch="360"/>
      <w:lnNumType w:countBy="1"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20"/>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sz w:val="16"/>
          <w:szCs w:val="16"/>
          <w:vertAlign w:val="superscript"/>
        </w:rPr>
        <w:footnoteRef/>
      </w:r>
      <w:r>
        <w:t xml:space="preserve"> </w:t>
      </w:r>
      <w:r>
        <w:t xml:space="preserve">Recent consensus guidelines have renamed what was previously called polycystic ovarian syndrome (PCOS) to Polyendocrine metabolic ovarian syndrome (PMOS)</w:t>
      </w:r>
      <w:r>
        <w:rPr>
          <w:vertAlign w:val="superscript"/>
        </w:rPr>
        <w:t xml:space="preserve">1</w:t>
      </w:r>
      <w:r>
        <w:t xml:space="preserve">. We adopt the new terminology throughout the manuscript though note that this project was initiated and searches conducted prior to this change being adopted.</w:t>
      </w:r>
    </w:p>
  </w:footnote>
  <w:footnote w:id="30">
    <w:p>
      <w:pPr>
        <w:pStyle w:val="FootnoteText"/>
      </w:pPr>
      <w:r>
        <w:rPr>
          <w:rStyle w:val="FootnoteReference"/>
          <w:sz w:val="16"/>
          <w:szCs w:val="16"/>
          <w:vertAlign w:val="superscript"/>
        </w:rPr>
        <w:footnoteRef/>
      </w:r>
      <w:r>
        <w:t xml:space="preserve"> </w:t>
      </w:r>
      <w:ins w:id="86" w:author="James Steele" w:date="2026-10-05T00:00:00Z">
        <w:r>
          <w:rPr>
            <w:rStyle w:val="Revision"/>
          </w:rPr>
          <w:t xml:space="preserve">We conducted a</w:t>
        </w:r>
      </w:ins>
      <w:ins w:id="87" w:author="James Steele" w:date="2026-10-05T00:00:00Z">
        <w:r>
          <w:rPr>
            <w:rStyle w:val="Revision"/>
          </w:rPr>
          <w:t xml:space="preserve"> </w:t>
        </w:r>
      </w:ins>
      <w:hyperlink r:id="rId31">
        <w:r>
          <w:rPr>
            <w:rStyle w:val="Hyperlink"/>
          </w:rPr>
          <w:t xml:space="preserve">supplementary bibliometric analysis</w:t>
        </w:r>
      </w:hyperlink>
      <w:ins w:id="88" w:author="James Steele" w:date="2026-10-05T00:00:00Z">
        <w:r>
          <w:rPr>
            <w:rStyle w:val="Revision"/>
          </w:rPr>
          <w:t xml:space="preserve"> </w:t>
        </w:r>
      </w:ins>
      <w:ins w:id="89" w:author="James Steele" w:date="2026-10-05T00:00:00Z">
        <w:r>
          <w:rPr>
            <w:rStyle w:val="Revision"/>
          </w:rPr>
          <w:t xml:space="preserve">with ChatGPT/Codex (GPT-5.6 Sol version) to explore the scholarly, extended scholarly, grey-literature, and public dissemination and discourse of the studies included in our review in order to understand descriptively how prominent certain articles and findings have been. The findings of this supplementary analysis do indicate that, whilst not the most highly cited in scholarly works, the 2009 study from Georgopoulos et al. that reported a significantly reduced BMR in women with PMOS</w:t>
        </w:r>
      </w:ins>
      <w:ins w:id="90" w:author="James Steele" w:date="2026-10-05T00:00:00Z">
        <w:r>
          <w:rPr>
            <w:rStyle w:val="Revision"/>
            <w:vertAlign w:val="superscript"/>
          </w:rPr>
          <w:t xml:space="preserve">14</w:t>
        </w:r>
      </w:ins>
      <w:ins w:id="91" w:author="James Steele" w:date="2026-10-05T00:00:00Z">
        <w:r>
          <w:rPr>
            <w:rStyle w:val="Revision"/>
          </w:rPr>
          <w:t xml:space="preserve"> </w:t>
        </w:r>
      </w:ins>
      <w:ins w:id="92" w:author="James Steele" w:date="2026-10-05T00:00:00Z">
        <w:r>
          <w:rPr>
            <w:rStyle w:val="Revision"/>
          </w:rPr>
          <w:t xml:space="preserve">has been widely cited and reinforced in both academic and particularly public contexts.</w:t>
        </w:r>
      </w:ins>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trackRevisions/>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outlineLvl w:val="0"/>
    </w:pPr>
    <w:rPr>
      <w:rFonts w:ascii="Times New Roman" w:asciiTheme="majorHAnsi" w:cstheme="majorBidi" w:eastAsiaTheme="majorEastAsia" w:hAnsi="Times New Roman"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40"/>
      <w:outlineLvl w:val="2"/>
    </w:pPr>
    <w:rPr>
      <w:rFonts w:ascii="Times New Roman" w:asciiTheme="majorHAnsi" w:cstheme="majorBidi"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0" w:before="240" w:line="240" w:lineRule="auto"/>
      <w:contextualSpacing/>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line="480" w:lineRule="auto"/>
    </w:pPr>
    <w:rPr>
      <w:rFonts w:ascii="Times New Roman"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Revision" w:type="character">
    <w:name w:val="Revision"/>
    <w:rPr>
      <w:rFonts w:ascii="Times New Roman" w:hAnsi="Times New Roman"/>
      <w:color w:val="FF0000"/>
      <w:sz w:val="24"/>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 w:type="character" w:customStyle="1" w:styleId="FootnoteReference">
    <w:name w:val="Footnote Reference"/>
    <w:rPr>
      <w:rFonts w:ascii="Times New Roman" w:hAnsi="Times New Roman"/>
      <w:sz w:val="16"/>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4" Type="http://schemas.openxmlformats.org/officeDocument/2006/relationships/hyperlink" Target="https://doi.org/10.1002/jrsm.1153" TargetMode="External"/><Relationship Id="rId75" Type="http://schemas.openxmlformats.org/officeDocument/2006/relationships/hyperlink" Target="https://doi.org/10.1002/oby.23681" TargetMode="External"/><Relationship Id="rId39" Type="http://schemas.openxmlformats.org/officeDocument/2006/relationships/hyperlink" Target="https://doi.org/10.1007/s00404-024-07607-x" TargetMode="External"/><Relationship Id="rId93" Type="http://schemas.openxmlformats.org/officeDocument/2006/relationships/hyperlink" Target="https://doi.org/10.1007/s00404-024-07913-4" TargetMode="External"/><Relationship Id="rId110" Type="http://schemas.openxmlformats.org/officeDocument/2006/relationships/hyperlink" Target="https://doi.org/10.1007/s10286-007-0403-6" TargetMode="External"/><Relationship Id="rId65" Type="http://schemas.openxmlformats.org/officeDocument/2006/relationships/hyperlink" Target="https://doi.org/10.1007/s40618-019-01029-2" TargetMode="External"/><Relationship Id="rId37" Type="http://schemas.openxmlformats.org/officeDocument/2006/relationships/hyperlink" Target="https://doi.org/10.1016/S0140-6736(26)00717-8" TargetMode="External"/><Relationship Id="rId79" Type="http://schemas.openxmlformats.org/officeDocument/2006/relationships/hyperlink" Target="https://doi.org/10.1016/j.advnut.2024.100193" TargetMode="External"/><Relationship Id="rId124" Type="http://schemas.openxmlformats.org/officeDocument/2006/relationships/hyperlink" Target="https://doi.org/10.1016/j.appet.2011.03.003" TargetMode="External"/><Relationship Id="rId81" Type="http://schemas.openxmlformats.org/officeDocument/2006/relationships/hyperlink" Target="https://doi.org/10.1016/j.appet.2016.11.010" TargetMode="External"/><Relationship Id="rId71" Type="http://schemas.openxmlformats.org/officeDocument/2006/relationships/hyperlink" Target="https://doi.org/10.1016/j.clnu.2015.02.006" TargetMode="External"/><Relationship Id="rId63" Type="http://schemas.openxmlformats.org/officeDocument/2006/relationships/hyperlink" Target="https://doi.org/10.1016/j.fertnstert.2008.04.067" TargetMode="External"/><Relationship Id="rId120" Type="http://schemas.openxmlformats.org/officeDocument/2006/relationships/hyperlink" Target="https://doi.org/10.1016/j.fertnstert.2016.12.014" TargetMode="External"/><Relationship Id="rId45" Type="http://schemas.openxmlformats.org/officeDocument/2006/relationships/hyperlink" Target="https://doi.org/10.1016/j.fertnstert.2021.04.018" TargetMode="External"/><Relationship Id="rId118" Type="http://schemas.openxmlformats.org/officeDocument/2006/relationships/hyperlink" Target="https://doi.org/10.1016/j.molmet.2020.01.001" TargetMode="External"/><Relationship Id="rId57" Type="http://schemas.openxmlformats.org/officeDocument/2006/relationships/hyperlink" Target="https://doi.org/10.1080/09513590400002300" TargetMode="External"/><Relationship Id="rId77" Type="http://schemas.openxmlformats.org/officeDocument/2006/relationships/hyperlink" Target="https://doi.org/10.1080/17446651.2021.1896966" TargetMode="External"/><Relationship Id="rId51" Type="http://schemas.openxmlformats.org/officeDocument/2006/relationships/hyperlink" Target="https://doi.org/10.1089/jwh.2014.5000" TargetMode="External"/><Relationship Id="rId53" Type="http://schemas.openxmlformats.org/officeDocument/2006/relationships/hyperlink" Target="https://doi.org/10.1093/bmb/ldac007" TargetMode="External"/><Relationship Id="rId97" Type="http://schemas.openxmlformats.org/officeDocument/2006/relationships/hyperlink" Target="https://doi.org/10.1093/ejendo/lvad110" TargetMode="External"/><Relationship Id="rId47" Type="http://schemas.openxmlformats.org/officeDocument/2006/relationships/hyperlink" Target="https://doi.org/10.1093/humrep/deae124" TargetMode="External"/><Relationship Id="rId116" Type="http://schemas.openxmlformats.org/officeDocument/2006/relationships/hyperlink" Target="https://doi.org/10.1093/humrep/deae129" TargetMode="External"/><Relationship Id="rId99" Type="http://schemas.openxmlformats.org/officeDocument/2006/relationships/hyperlink" Target="https://doi.org/10.1093/nutrit/nuad169" TargetMode="External"/><Relationship Id="rId67" Type="http://schemas.openxmlformats.org/officeDocument/2006/relationships/hyperlink" Target="https://doi.org/10.1111/cen.12740" TargetMode="External"/><Relationship Id="rId55" Type="http://schemas.openxmlformats.org/officeDocument/2006/relationships/hyperlink" Target="https://doi.org/10.1111/cen.14421" TargetMode="External"/><Relationship Id="rId49" Type="http://schemas.openxmlformats.org/officeDocument/2006/relationships/hyperlink" Target="https://doi.org/10.1111/obr.12762" TargetMode="External"/><Relationship Id="rId87" Type="http://schemas.openxmlformats.org/officeDocument/2006/relationships/hyperlink" Target="https://doi.org/10.1111/obr.13046" TargetMode="External"/><Relationship Id="rId101" Type="http://schemas.openxmlformats.org/officeDocument/2006/relationships/hyperlink" Target="https://doi.org/10.1136/bmj.n71" TargetMode="External"/><Relationship Id="rId107" Type="http://schemas.openxmlformats.org/officeDocument/2006/relationships/hyperlink" Target="https://doi.org/10.1139/apnm-2014-0073" TargetMode="External"/><Relationship Id="rId69" Type="http://schemas.openxmlformats.org/officeDocument/2006/relationships/hyperlink" Target="https://doi.org/10.1159/000484325" TargetMode="External"/><Relationship Id="rId91" Type="http://schemas.openxmlformats.org/officeDocument/2006/relationships/hyperlink" Target="https://doi.org/10.1177/1359105306065021" TargetMode="External"/><Relationship Id="rId95" Type="http://schemas.openxmlformats.org/officeDocument/2006/relationships/hyperlink" Target="https://doi.org/10.1177/20551029251327441" TargetMode="External"/><Relationship Id="rId105" Type="http://schemas.openxmlformats.org/officeDocument/2006/relationships/hyperlink" Target="https://doi.org/10.1186/1471-2288-14-135" TargetMode="External"/><Relationship Id="rId41" Type="http://schemas.openxmlformats.org/officeDocument/2006/relationships/hyperlink" Target="https://doi.org/10.1186/s12933-018-0680-5" TargetMode="External"/><Relationship Id="rId89" Type="http://schemas.openxmlformats.org/officeDocument/2006/relationships/hyperlink" Target="https://doi.org/10.1210/clinem/dgad463" TargetMode="External"/><Relationship Id="rId128" Type="http://schemas.openxmlformats.org/officeDocument/2006/relationships/hyperlink" Target="https://doi.org/10.1210/clinem/dgae462" TargetMode="External"/><Relationship Id="rId59" Type="http://schemas.openxmlformats.org/officeDocument/2006/relationships/hyperlink" Target="https://doi.org/10.1210/jc.2003-031583" TargetMode="External"/><Relationship Id="rId85" Type="http://schemas.openxmlformats.org/officeDocument/2006/relationships/hyperlink" Target="https://doi.org/10.1210/jcem.80.9.7673399" TargetMode="External"/><Relationship Id="rId112" Type="http://schemas.openxmlformats.org/officeDocument/2006/relationships/hyperlink" Target="https://doi.org/10.1530/EJE-08-1014" TargetMode="External"/><Relationship Id="rId103" Type="http://schemas.openxmlformats.org/officeDocument/2006/relationships/hyperlink" Target="https://doi.org/10.18637/jss.v100.i19" TargetMode="External"/><Relationship Id="rId43" Type="http://schemas.openxmlformats.org/officeDocument/2006/relationships/hyperlink" Target="https://doi.org/10.3390/biomedicines10061455" TargetMode="External"/><Relationship Id="rId126" Type="http://schemas.openxmlformats.org/officeDocument/2006/relationships/hyperlink" Target="https://doi.org/10.3390/ijms21218211" TargetMode="External"/><Relationship Id="rId83" Type="http://schemas.openxmlformats.org/officeDocument/2006/relationships/hyperlink" Target="https://doi.org/10.3390/jcm13164934" TargetMode="External"/><Relationship Id="rId130" Type="http://schemas.openxmlformats.org/officeDocument/2006/relationships/hyperlink" Target="https://doi.org/10.3390/jcm8101682" TargetMode="External"/><Relationship Id="rId61" Type="http://schemas.openxmlformats.org/officeDocument/2006/relationships/hyperlink" Target="https://doi.org/10.3390/nu16071049" TargetMode="External"/><Relationship Id="rId20" Type="http://schemas.openxmlformats.org/officeDocument/2006/relationships/hyperlink" Target="https://github.com/jamessteeleii/pcos_ree_meta" TargetMode="External"/><Relationship Id="rId25" Type="http://schemas.openxmlformats.org/officeDocument/2006/relationships/hyperlink" Target="https://jamessteeleii.github.io/pcos_ree_meta/descriptives_table.html" TargetMode="External"/><Relationship Id="rId31" Type="http://schemas.openxmlformats.org/officeDocument/2006/relationships/hyperlink" Target="https://jamessteeleii.github.io/pcos_ree_meta/supplementary_bibliometric_impact.html" TargetMode="External"/><Relationship Id="rId19" Type="http://schemas.openxmlformats.org/officeDocument/2006/relationships/hyperlink" Target="https://jamessteeleii.github.io/pcos_ree_meta/supplementary_technical_analysis_results.html" TargetMode="External"/><Relationship Id="rId9" Type="http://schemas.openxmlformats.org/officeDocument/2006/relationships/hyperlink" Target="https://steele-research.com/declaration-of-interests/" TargetMode="External"/><Relationship Id="rId14" Type="http://schemas.openxmlformats.org/officeDocument/2006/relationships/hyperlink" Target="https://www.crd.york.ac.uk/PROSPERO/view/CRD42024601434" TargetMode="External"/><Relationship Id="rId73" Type="http://schemas.openxmlformats.org/officeDocument/2006/relationships/hyperlink" Target="https://www.ncbi.nlm.nih.gov/pubmed/2228390" TargetMode="External"/><Relationship Id="rId122" Type="http://schemas.openxmlformats.org/officeDocument/2006/relationships/hyperlink" Target="https://www.ncbi.nlm.nih.gov/pubmed/27244869"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14" Type="http://schemas.openxmlformats.org/officeDocument/2006/relationships/hyperlink" Target="https://doi.org/10.1002/jrsm.1153" TargetMode="External"/><Relationship Id="rId75" Type="http://schemas.openxmlformats.org/officeDocument/2006/relationships/hyperlink" Target="https://doi.org/10.1002/oby.23681" TargetMode="External"/><Relationship Id="rId39" Type="http://schemas.openxmlformats.org/officeDocument/2006/relationships/hyperlink" Target="https://doi.org/10.1007/s00404-024-07607-x" TargetMode="External"/><Relationship Id="rId93" Type="http://schemas.openxmlformats.org/officeDocument/2006/relationships/hyperlink" Target="https://doi.org/10.1007/s00404-024-07913-4" TargetMode="External"/><Relationship Id="rId110" Type="http://schemas.openxmlformats.org/officeDocument/2006/relationships/hyperlink" Target="https://doi.org/10.1007/s10286-007-0403-6" TargetMode="External"/><Relationship Id="rId65" Type="http://schemas.openxmlformats.org/officeDocument/2006/relationships/hyperlink" Target="https://doi.org/10.1007/s40618-019-01029-2" TargetMode="External"/><Relationship Id="rId37" Type="http://schemas.openxmlformats.org/officeDocument/2006/relationships/hyperlink" Target="https://doi.org/10.1016/S0140-6736(26)00717-8" TargetMode="External"/><Relationship Id="rId79" Type="http://schemas.openxmlformats.org/officeDocument/2006/relationships/hyperlink" Target="https://doi.org/10.1016/j.advnut.2024.100193" TargetMode="External"/><Relationship Id="rId124" Type="http://schemas.openxmlformats.org/officeDocument/2006/relationships/hyperlink" Target="https://doi.org/10.1016/j.appet.2011.03.003" TargetMode="External"/><Relationship Id="rId81" Type="http://schemas.openxmlformats.org/officeDocument/2006/relationships/hyperlink" Target="https://doi.org/10.1016/j.appet.2016.11.010" TargetMode="External"/><Relationship Id="rId71" Type="http://schemas.openxmlformats.org/officeDocument/2006/relationships/hyperlink" Target="https://doi.org/10.1016/j.clnu.2015.02.006" TargetMode="External"/><Relationship Id="rId63" Type="http://schemas.openxmlformats.org/officeDocument/2006/relationships/hyperlink" Target="https://doi.org/10.1016/j.fertnstert.2008.04.067" TargetMode="External"/><Relationship Id="rId120" Type="http://schemas.openxmlformats.org/officeDocument/2006/relationships/hyperlink" Target="https://doi.org/10.1016/j.fertnstert.2016.12.014" TargetMode="External"/><Relationship Id="rId45" Type="http://schemas.openxmlformats.org/officeDocument/2006/relationships/hyperlink" Target="https://doi.org/10.1016/j.fertnstert.2021.04.018" TargetMode="External"/><Relationship Id="rId118" Type="http://schemas.openxmlformats.org/officeDocument/2006/relationships/hyperlink" Target="https://doi.org/10.1016/j.molmet.2020.01.001" TargetMode="External"/><Relationship Id="rId57" Type="http://schemas.openxmlformats.org/officeDocument/2006/relationships/hyperlink" Target="https://doi.org/10.1080/09513590400002300" TargetMode="External"/><Relationship Id="rId77" Type="http://schemas.openxmlformats.org/officeDocument/2006/relationships/hyperlink" Target="https://doi.org/10.1080/17446651.2021.1896966" TargetMode="External"/><Relationship Id="rId51" Type="http://schemas.openxmlformats.org/officeDocument/2006/relationships/hyperlink" Target="https://doi.org/10.1089/jwh.2014.5000" TargetMode="External"/><Relationship Id="rId53" Type="http://schemas.openxmlformats.org/officeDocument/2006/relationships/hyperlink" Target="https://doi.org/10.1093/bmb/ldac007" TargetMode="External"/><Relationship Id="rId97" Type="http://schemas.openxmlformats.org/officeDocument/2006/relationships/hyperlink" Target="https://doi.org/10.1093/ejendo/lvad110" TargetMode="External"/><Relationship Id="rId47" Type="http://schemas.openxmlformats.org/officeDocument/2006/relationships/hyperlink" Target="https://doi.org/10.1093/humrep/deae124" TargetMode="External"/><Relationship Id="rId116" Type="http://schemas.openxmlformats.org/officeDocument/2006/relationships/hyperlink" Target="https://doi.org/10.1093/humrep/deae129" TargetMode="External"/><Relationship Id="rId99" Type="http://schemas.openxmlformats.org/officeDocument/2006/relationships/hyperlink" Target="https://doi.org/10.1093/nutrit/nuad169" TargetMode="External"/><Relationship Id="rId67" Type="http://schemas.openxmlformats.org/officeDocument/2006/relationships/hyperlink" Target="https://doi.org/10.1111/cen.12740" TargetMode="External"/><Relationship Id="rId55" Type="http://schemas.openxmlformats.org/officeDocument/2006/relationships/hyperlink" Target="https://doi.org/10.1111/cen.14421" TargetMode="External"/><Relationship Id="rId49" Type="http://schemas.openxmlformats.org/officeDocument/2006/relationships/hyperlink" Target="https://doi.org/10.1111/obr.12762" TargetMode="External"/><Relationship Id="rId87" Type="http://schemas.openxmlformats.org/officeDocument/2006/relationships/hyperlink" Target="https://doi.org/10.1111/obr.13046" TargetMode="External"/><Relationship Id="rId101" Type="http://schemas.openxmlformats.org/officeDocument/2006/relationships/hyperlink" Target="https://doi.org/10.1136/bmj.n71" TargetMode="External"/><Relationship Id="rId107" Type="http://schemas.openxmlformats.org/officeDocument/2006/relationships/hyperlink" Target="https://doi.org/10.1139/apnm-2014-0073" TargetMode="External"/><Relationship Id="rId69" Type="http://schemas.openxmlformats.org/officeDocument/2006/relationships/hyperlink" Target="https://doi.org/10.1159/000484325" TargetMode="External"/><Relationship Id="rId91" Type="http://schemas.openxmlformats.org/officeDocument/2006/relationships/hyperlink" Target="https://doi.org/10.1177/1359105306065021" TargetMode="External"/><Relationship Id="rId95" Type="http://schemas.openxmlformats.org/officeDocument/2006/relationships/hyperlink" Target="https://doi.org/10.1177/20551029251327441" TargetMode="External"/><Relationship Id="rId105" Type="http://schemas.openxmlformats.org/officeDocument/2006/relationships/hyperlink" Target="https://doi.org/10.1186/1471-2288-14-135" TargetMode="External"/><Relationship Id="rId41" Type="http://schemas.openxmlformats.org/officeDocument/2006/relationships/hyperlink" Target="https://doi.org/10.1186/s12933-018-0680-5" TargetMode="External"/><Relationship Id="rId89" Type="http://schemas.openxmlformats.org/officeDocument/2006/relationships/hyperlink" Target="https://doi.org/10.1210/clinem/dgad463" TargetMode="External"/><Relationship Id="rId128" Type="http://schemas.openxmlformats.org/officeDocument/2006/relationships/hyperlink" Target="https://doi.org/10.1210/clinem/dgae462" TargetMode="External"/><Relationship Id="rId59" Type="http://schemas.openxmlformats.org/officeDocument/2006/relationships/hyperlink" Target="https://doi.org/10.1210/jc.2003-031583" TargetMode="External"/><Relationship Id="rId85" Type="http://schemas.openxmlformats.org/officeDocument/2006/relationships/hyperlink" Target="https://doi.org/10.1210/jcem.80.9.7673399" TargetMode="External"/><Relationship Id="rId112" Type="http://schemas.openxmlformats.org/officeDocument/2006/relationships/hyperlink" Target="https://doi.org/10.1530/EJE-08-1014" TargetMode="External"/><Relationship Id="rId103" Type="http://schemas.openxmlformats.org/officeDocument/2006/relationships/hyperlink" Target="https://doi.org/10.18637/jss.v100.i19" TargetMode="External"/><Relationship Id="rId43" Type="http://schemas.openxmlformats.org/officeDocument/2006/relationships/hyperlink" Target="https://doi.org/10.3390/biomedicines10061455" TargetMode="External"/><Relationship Id="rId126" Type="http://schemas.openxmlformats.org/officeDocument/2006/relationships/hyperlink" Target="https://doi.org/10.3390/ijms21218211" TargetMode="External"/><Relationship Id="rId83" Type="http://schemas.openxmlformats.org/officeDocument/2006/relationships/hyperlink" Target="https://doi.org/10.3390/jcm13164934" TargetMode="External"/><Relationship Id="rId130" Type="http://schemas.openxmlformats.org/officeDocument/2006/relationships/hyperlink" Target="https://doi.org/10.3390/jcm8101682" TargetMode="External"/><Relationship Id="rId61" Type="http://schemas.openxmlformats.org/officeDocument/2006/relationships/hyperlink" Target="https://doi.org/10.3390/nu16071049" TargetMode="External"/><Relationship Id="rId20" Type="http://schemas.openxmlformats.org/officeDocument/2006/relationships/hyperlink" Target="https://github.com/jamessteeleii/pcos_ree_meta" TargetMode="External"/><Relationship Id="rId25" Type="http://schemas.openxmlformats.org/officeDocument/2006/relationships/hyperlink" Target="https://jamessteeleii.github.io/pcos_ree_meta/descriptives_table.html" TargetMode="External"/><Relationship Id="rId31" Type="http://schemas.openxmlformats.org/officeDocument/2006/relationships/hyperlink" Target="https://jamessteeleii.github.io/pcos_ree_meta/supplementary_bibliometric_impact.html" TargetMode="External"/><Relationship Id="rId19" Type="http://schemas.openxmlformats.org/officeDocument/2006/relationships/hyperlink" Target="https://jamessteeleii.github.io/pcos_ree_meta/supplementary_technical_analysis_results.html" TargetMode="External"/><Relationship Id="rId9" Type="http://schemas.openxmlformats.org/officeDocument/2006/relationships/hyperlink" Target="https://steele-research.com/declaration-of-interests/" TargetMode="External"/><Relationship Id="rId14" Type="http://schemas.openxmlformats.org/officeDocument/2006/relationships/hyperlink" Target="https://www.crd.york.ac.uk/PROSPERO/view/CRD42024601434" TargetMode="External"/><Relationship Id="rId73" Type="http://schemas.openxmlformats.org/officeDocument/2006/relationships/hyperlink" Target="https://www.ncbi.nlm.nih.gov/pubmed/2228390" TargetMode="External"/><Relationship Id="rId122" Type="http://schemas.openxmlformats.org/officeDocument/2006/relationships/hyperlink" Target="https://www.ncbi.nlm.nih.gov/pubmed/272448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Resting energy expenditure of women with and without polyendocrine metabolic ovarian syndrome</dc:title>
  <dc:creator>James Steele and co-authors</dc:creator>
  <cp:keywords/>
  <dcterms:created xsi:type="dcterms:W3CDTF">2026-10-13T11:56:33Z</dcterms:created>
  <dcterms:modified xsi:type="dcterms:W3CDTF">2026-10-13T11:56:33Z</dcterms:modified>
  <dc:subject>Obesity Reviews submission highlighted manuscript</dc:subject>
  <cp:lastModifiedBy>James Steele and co-authors</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October 5, 2026</vt:lpwstr>
  </property>
  <property fmtid="{D5CDD505-2E9C-101B-9397-08002B2CF9AE}" pid="10" name="date-format">
    <vt:lpwstr>long</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